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47F" w:rsidRDefault="00FF247F" w:rsidP="00974110">
      <w:pPr>
        <w:ind w:firstLine="480"/>
      </w:pPr>
      <w:r>
        <w:rPr>
          <w:rFonts w:hint="eastAsia"/>
        </w:rPr>
        <w:t>第一章</w:t>
      </w:r>
      <w:r>
        <w:rPr>
          <w:rFonts w:hint="eastAsia"/>
        </w:rPr>
        <w:tab/>
      </w:r>
      <w:r>
        <w:rPr>
          <w:rFonts w:hint="eastAsia"/>
        </w:rPr>
        <w:t>绪论</w:t>
      </w:r>
    </w:p>
    <w:p w:rsidR="00FF247F" w:rsidRDefault="00FF247F" w:rsidP="00974110">
      <w:pPr>
        <w:ind w:firstLine="480"/>
      </w:pPr>
      <w:r>
        <w:rPr>
          <w:rFonts w:hint="eastAsia"/>
        </w:rPr>
        <w:t>第二章</w:t>
      </w:r>
      <w:r>
        <w:rPr>
          <w:rFonts w:hint="eastAsia"/>
        </w:rPr>
        <w:t xml:space="preserve"> </w:t>
      </w:r>
      <w:r>
        <w:rPr>
          <w:rFonts w:hint="eastAsia"/>
        </w:rPr>
        <w:t>浮式风力机水池模型试验</w:t>
      </w:r>
    </w:p>
    <w:p w:rsidR="00FF247F" w:rsidRDefault="00FF247F" w:rsidP="00974110">
      <w:pPr>
        <w:ind w:firstLine="480"/>
      </w:pPr>
      <w:r>
        <w:rPr>
          <w:rFonts w:hint="eastAsia"/>
        </w:rPr>
        <w:t xml:space="preserve">2.1 </w:t>
      </w:r>
      <w:r>
        <w:rPr>
          <w:rFonts w:hint="eastAsia"/>
        </w:rPr>
        <w:t>浮式风力机水池模型试验目的</w:t>
      </w:r>
      <w:r>
        <w:rPr>
          <w:rFonts w:hint="eastAsia"/>
        </w:rPr>
        <w:t xml:space="preserve"> </w:t>
      </w:r>
    </w:p>
    <w:p w:rsidR="00FF247F" w:rsidRDefault="00FF247F" w:rsidP="00974110">
      <w:pPr>
        <w:ind w:firstLine="480"/>
      </w:pPr>
      <w:r>
        <w:rPr>
          <w:rFonts w:hint="eastAsia"/>
        </w:rPr>
        <w:t xml:space="preserve">2.2 </w:t>
      </w:r>
      <w:r>
        <w:rPr>
          <w:rFonts w:hint="eastAsia"/>
        </w:rPr>
        <w:t>浮式风力机水池模型试验主要影响因子</w:t>
      </w:r>
    </w:p>
    <w:p w:rsidR="00FF247F" w:rsidRDefault="00FF247F" w:rsidP="00974110">
      <w:pPr>
        <w:ind w:firstLine="480"/>
      </w:pPr>
      <w:r>
        <w:rPr>
          <w:rFonts w:hint="eastAsia"/>
        </w:rPr>
        <w:t xml:space="preserve">2.3 </w:t>
      </w:r>
      <w:r>
        <w:rPr>
          <w:rFonts w:hint="eastAsia"/>
        </w:rPr>
        <w:t>提高叶轮推力的方法</w:t>
      </w:r>
    </w:p>
    <w:p w:rsidR="00FF247F" w:rsidRDefault="00FF247F" w:rsidP="00974110">
      <w:pPr>
        <w:ind w:firstLine="480"/>
      </w:pPr>
      <w:r>
        <w:rPr>
          <w:rFonts w:hint="eastAsia"/>
        </w:rPr>
        <w:t xml:space="preserve">2.4 </w:t>
      </w:r>
      <w:r>
        <w:rPr>
          <w:rFonts w:hint="eastAsia"/>
        </w:rPr>
        <w:t>重新设计</w:t>
      </w:r>
      <w:r w:rsidR="00510E4D">
        <w:rPr>
          <w:rFonts w:hint="eastAsia"/>
        </w:rPr>
        <w:t>性能相似</w:t>
      </w:r>
      <w:r>
        <w:rPr>
          <w:rFonts w:hint="eastAsia"/>
        </w:rPr>
        <w:t>模型叶片方法</w:t>
      </w:r>
    </w:p>
    <w:p w:rsidR="00FF247F" w:rsidRDefault="00FF247F" w:rsidP="00974110">
      <w:pPr>
        <w:ind w:firstLine="480"/>
      </w:pPr>
      <w:r>
        <w:rPr>
          <w:rFonts w:hint="eastAsia"/>
        </w:rPr>
        <w:t>第三章</w:t>
      </w:r>
      <w:r>
        <w:rPr>
          <w:rFonts w:hint="eastAsia"/>
        </w:rPr>
        <w:t xml:space="preserve"> </w:t>
      </w:r>
      <w:r>
        <w:rPr>
          <w:rFonts w:hint="eastAsia"/>
        </w:rPr>
        <w:t>模型叶片翼型选择及翼型升阻力系数计算</w:t>
      </w:r>
    </w:p>
    <w:p w:rsidR="00FF247F" w:rsidRDefault="00FF247F" w:rsidP="00974110">
      <w:pPr>
        <w:ind w:firstLine="480"/>
      </w:pPr>
      <w:r>
        <w:rPr>
          <w:rFonts w:hint="eastAsia"/>
        </w:rPr>
        <w:t xml:space="preserve">3.1 </w:t>
      </w:r>
      <w:r>
        <w:rPr>
          <w:rFonts w:hint="eastAsia"/>
        </w:rPr>
        <w:t>模型叶片翼型</w:t>
      </w:r>
    </w:p>
    <w:p w:rsidR="00FF247F" w:rsidRDefault="00FF247F" w:rsidP="00974110">
      <w:pPr>
        <w:ind w:firstLine="480"/>
      </w:pPr>
      <w:r>
        <w:rPr>
          <w:rFonts w:hint="eastAsia"/>
        </w:rPr>
        <w:t xml:space="preserve">3.1.1 </w:t>
      </w:r>
      <w:r>
        <w:rPr>
          <w:rFonts w:hint="eastAsia"/>
        </w:rPr>
        <w:t>与原型机几何相似翼型</w:t>
      </w:r>
    </w:p>
    <w:p w:rsidR="00FF247F" w:rsidRDefault="00FF247F" w:rsidP="00974110">
      <w:pPr>
        <w:ind w:firstLine="480"/>
      </w:pPr>
      <w:r>
        <w:rPr>
          <w:rFonts w:hint="eastAsia"/>
        </w:rPr>
        <w:t>3.1.2 NACA 4412</w:t>
      </w:r>
      <w:r>
        <w:rPr>
          <w:rFonts w:hint="eastAsia"/>
        </w:rPr>
        <w:t>翼型</w:t>
      </w:r>
    </w:p>
    <w:p w:rsidR="00FF247F" w:rsidRDefault="00FF247F" w:rsidP="00974110">
      <w:pPr>
        <w:ind w:firstLine="480"/>
      </w:pPr>
      <w:r>
        <w:rPr>
          <w:rFonts w:hint="eastAsia"/>
        </w:rPr>
        <w:t>3.1.3 AG 04</w:t>
      </w:r>
      <w:r>
        <w:rPr>
          <w:rFonts w:hint="eastAsia"/>
        </w:rPr>
        <w:t>翼型</w:t>
      </w:r>
    </w:p>
    <w:p w:rsidR="00FF247F" w:rsidRDefault="00FF247F" w:rsidP="00974110">
      <w:pPr>
        <w:ind w:firstLine="480"/>
      </w:pPr>
      <w:r>
        <w:rPr>
          <w:rFonts w:hint="eastAsia"/>
        </w:rPr>
        <w:t xml:space="preserve">3.2 </w:t>
      </w:r>
      <w:r>
        <w:rPr>
          <w:rFonts w:hint="eastAsia"/>
        </w:rPr>
        <w:t>翼型的几何描述</w:t>
      </w:r>
    </w:p>
    <w:p w:rsidR="00FF247F" w:rsidRDefault="00FF247F" w:rsidP="00974110">
      <w:pPr>
        <w:ind w:firstLine="480"/>
      </w:pPr>
      <w:r>
        <w:rPr>
          <w:rFonts w:hint="eastAsia"/>
        </w:rPr>
        <w:t xml:space="preserve">3.3 </w:t>
      </w:r>
      <w:r>
        <w:rPr>
          <w:rFonts w:hint="eastAsia"/>
        </w:rPr>
        <w:t>翼型升阻力系数计算方法</w:t>
      </w:r>
    </w:p>
    <w:p w:rsidR="00FF247F" w:rsidRDefault="00FF247F" w:rsidP="00974110">
      <w:pPr>
        <w:ind w:firstLine="480"/>
      </w:pPr>
      <w:r>
        <w:rPr>
          <w:rFonts w:hint="eastAsia"/>
        </w:rPr>
        <w:t>3.3.1 2D RANS</w:t>
      </w:r>
      <w:r>
        <w:rPr>
          <w:rFonts w:hint="eastAsia"/>
        </w:rPr>
        <w:t>方法</w:t>
      </w:r>
    </w:p>
    <w:p w:rsidR="00FF247F" w:rsidRDefault="00FF247F" w:rsidP="00974110">
      <w:pPr>
        <w:ind w:firstLine="480"/>
      </w:pPr>
      <w:r>
        <w:rPr>
          <w:rFonts w:hint="eastAsia"/>
        </w:rPr>
        <w:t xml:space="preserve">3.3.2 </w:t>
      </w:r>
      <w:r>
        <w:rPr>
          <w:rFonts w:hint="eastAsia"/>
        </w:rPr>
        <w:t>计算</w:t>
      </w:r>
      <w:proofErr w:type="gramStart"/>
      <w:r>
        <w:rPr>
          <w:rFonts w:hint="eastAsia"/>
        </w:rPr>
        <w:t>域选择</w:t>
      </w:r>
      <w:proofErr w:type="gramEnd"/>
      <w:r>
        <w:rPr>
          <w:rFonts w:hint="eastAsia"/>
        </w:rPr>
        <w:t>与分割操作</w:t>
      </w:r>
    </w:p>
    <w:p w:rsidR="00FF247F" w:rsidRDefault="00FF247F" w:rsidP="00974110">
      <w:pPr>
        <w:ind w:firstLine="480"/>
      </w:pPr>
      <w:r>
        <w:rPr>
          <w:rFonts w:hint="eastAsia"/>
        </w:rPr>
        <w:t>3.3.3</w:t>
      </w:r>
      <w:r>
        <w:rPr>
          <w:rFonts w:hint="eastAsia"/>
        </w:rPr>
        <w:t>缩尺比选择</w:t>
      </w:r>
    </w:p>
    <w:p w:rsidR="00FF247F" w:rsidRDefault="00FF247F" w:rsidP="00974110">
      <w:pPr>
        <w:ind w:firstLine="480"/>
      </w:pPr>
      <w:r>
        <w:rPr>
          <w:rFonts w:hint="eastAsia"/>
        </w:rPr>
        <w:t>3.3.4</w:t>
      </w:r>
      <w:r>
        <w:rPr>
          <w:rFonts w:hint="eastAsia"/>
        </w:rPr>
        <w:t>升阻力计算结果</w:t>
      </w:r>
    </w:p>
    <w:p w:rsidR="00FF247F" w:rsidRDefault="00FF247F" w:rsidP="00974110">
      <w:pPr>
        <w:ind w:firstLine="480"/>
      </w:pPr>
      <w:r>
        <w:rPr>
          <w:rFonts w:hint="eastAsia"/>
        </w:rPr>
        <w:t>第四章</w:t>
      </w:r>
      <w:r>
        <w:rPr>
          <w:rFonts w:hint="eastAsia"/>
        </w:rPr>
        <w:t xml:space="preserve"> </w:t>
      </w:r>
      <w:r>
        <w:rPr>
          <w:rFonts w:hint="eastAsia"/>
        </w:rPr>
        <w:t>叶片性能计算理论</w:t>
      </w:r>
    </w:p>
    <w:p w:rsidR="00FF247F" w:rsidRDefault="00FF247F" w:rsidP="00974110">
      <w:pPr>
        <w:ind w:firstLine="480"/>
      </w:pPr>
      <w:r>
        <w:rPr>
          <w:rFonts w:hint="eastAsia"/>
        </w:rPr>
        <w:t>4.1 BEM</w:t>
      </w:r>
      <w:r>
        <w:rPr>
          <w:rFonts w:hint="eastAsia"/>
        </w:rPr>
        <w:t>理论</w:t>
      </w:r>
    </w:p>
    <w:p w:rsidR="00FF247F" w:rsidRDefault="00FF247F" w:rsidP="00974110">
      <w:pPr>
        <w:ind w:firstLine="480"/>
      </w:pPr>
      <w:r>
        <w:rPr>
          <w:rFonts w:hint="eastAsia"/>
        </w:rPr>
        <w:t>4.2 GDW</w:t>
      </w:r>
      <w:r>
        <w:rPr>
          <w:rFonts w:hint="eastAsia"/>
        </w:rPr>
        <w:t>理论</w:t>
      </w:r>
    </w:p>
    <w:p w:rsidR="00FF247F" w:rsidRDefault="00FF247F" w:rsidP="00974110">
      <w:pPr>
        <w:ind w:firstLine="480"/>
      </w:pPr>
      <w:r>
        <w:rPr>
          <w:rFonts w:hint="eastAsia"/>
        </w:rPr>
        <w:t>4.3 FAST</w:t>
      </w:r>
      <w:r>
        <w:rPr>
          <w:rFonts w:hint="eastAsia"/>
        </w:rPr>
        <w:t>软件</w:t>
      </w:r>
    </w:p>
    <w:p w:rsidR="00FF247F" w:rsidRDefault="00FF247F" w:rsidP="00974110">
      <w:pPr>
        <w:ind w:firstLine="480"/>
      </w:pPr>
      <w:r>
        <w:rPr>
          <w:rFonts w:hint="eastAsia"/>
        </w:rPr>
        <w:t>4.4 MATLAB</w:t>
      </w:r>
      <w:r>
        <w:rPr>
          <w:rFonts w:hint="eastAsia"/>
        </w:rPr>
        <w:t>应用</w:t>
      </w:r>
      <w:r>
        <w:rPr>
          <w:rFonts w:hint="eastAsia"/>
        </w:rPr>
        <w:t>FAST</w:t>
      </w:r>
      <w:r>
        <w:rPr>
          <w:rFonts w:hint="eastAsia"/>
        </w:rPr>
        <w:t>软件</w:t>
      </w:r>
    </w:p>
    <w:p w:rsidR="00FF247F" w:rsidRDefault="00FF247F" w:rsidP="00974110">
      <w:pPr>
        <w:ind w:firstLine="480"/>
      </w:pPr>
      <w:r>
        <w:rPr>
          <w:rFonts w:hint="eastAsia"/>
        </w:rPr>
        <w:t xml:space="preserve">4.4.1 </w:t>
      </w:r>
      <w:r>
        <w:rPr>
          <w:rFonts w:hint="eastAsia"/>
        </w:rPr>
        <w:t>模式搜索法</w:t>
      </w:r>
    </w:p>
    <w:p w:rsidR="00FF247F" w:rsidRDefault="00FF247F" w:rsidP="00974110">
      <w:pPr>
        <w:ind w:firstLine="480"/>
      </w:pPr>
      <w:r>
        <w:rPr>
          <w:rFonts w:hint="eastAsia"/>
        </w:rPr>
        <w:t>4.4.2 MATLAB</w:t>
      </w:r>
      <w:r>
        <w:rPr>
          <w:rFonts w:hint="eastAsia"/>
        </w:rPr>
        <w:t>优化叶片</w:t>
      </w:r>
    </w:p>
    <w:p w:rsidR="00FF247F" w:rsidRDefault="00FF247F" w:rsidP="00974110">
      <w:pPr>
        <w:ind w:firstLine="480"/>
      </w:pPr>
      <w:r>
        <w:rPr>
          <w:rFonts w:hint="eastAsia"/>
        </w:rPr>
        <w:t>第五章</w:t>
      </w:r>
      <w:r>
        <w:rPr>
          <w:rFonts w:hint="eastAsia"/>
        </w:rPr>
        <w:t xml:space="preserve">  </w:t>
      </w:r>
      <w:r>
        <w:rPr>
          <w:rFonts w:hint="eastAsia"/>
        </w:rPr>
        <w:t>叶片设计结果对比与分析</w:t>
      </w:r>
    </w:p>
    <w:p w:rsidR="00FF247F" w:rsidRDefault="00FF247F" w:rsidP="00974110">
      <w:pPr>
        <w:ind w:firstLine="480"/>
      </w:pPr>
      <w:r>
        <w:rPr>
          <w:rFonts w:hint="eastAsia"/>
        </w:rPr>
        <w:t xml:space="preserve">5.1 </w:t>
      </w:r>
      <w:r>
        <w:rPr>
          <w:rFonts w:hint="eastAsia"/>
        </w:rPr>
        <w:t>叶片性能计算理论对比分析</w:t>
      </w:r>
    </w:p>
    <w:p w:rsidR="00FF247F" w:rsidRDefault="00FF247F" w:rsidP="00974110">
      <w:pPr>
        <w:ind w:firstLine="480"/>
      </w:pPr>
      <w:r>
        <w:rPr>
          <w:rFonts w:hint="eastAsia"/>
        </w:rPr>
        <w:t>5.2</w:t>
      </w:r>
      <w:r>
        <w:rPr>
          <w:rFonts w:hint="eastAsia"/>
        </w:rPr>
        <w:t>翼型对比分析</w:t>
      </w:r>
    </w:p>
    <w:p w:rsidR="00FF247F" w:rsidRDefault="00FF247F" w:rsidP="00974110">
      <w:pPr>
        <w:ind w:firstLine="480"/>
      </w:pPr>
      <w:r>
        <w:rPr>
          <w:rFonts w:hint="eastAsia"/>
        </w:rPr>
        <w:t>5.3</w:t>
      </w:r>
      <w:r>
        <w:rPr>
          <w:rFonts w:hint="eastAsia"/>
        </w:rPr>
        <w:tab/>
      </w:r>
      <w:r>
        <w:rPr>
          <w:rFonts w:hint="eastAsia"/>
        </w:rPr>
        <w:t>模型试验试验点选取</w:t>
      </w:r>
    </w:p>
    <w:p w:rsidR="00FF247F" w:rsidRDefault="00FF247F" w:rsidP="00974110">
      <w:pPr>
        <w:ind w:firstLine="480"/>
      </w:pPr>
      <w:r>
        <w:br w:type="page"/>
      </w:r>
    </w:p>
    <w:p w:rsidR="00CF7D33" w:rsidRPr="009A4848" w:rsidRDefault="00974110" w:rsidP="003F3B31">
      <w:pPr>
        <w:pStyle w:val="1"/>
        <w:ind w:leftChars="-57" w:left="-137"/>
      </w:pPr>
      <w:proofErr w:type="spellStart"/>
      <w:r>
        <w:lastRenderedPageBreak/>
        <w:t>绪论</w:t>
      </w:r>
      <w:proofErr w:type="spellEnd"/>
    </w:p>
    <w:p w:rsidR="00974110" w:rsidRDefault="00974110" w:rsidP="00F52857">
      <w:pPr>
        <w:pStyle w:val="1"/>
      </w:pPr>
      <w:proofErr w:type="spellStart"/>
      <w:r w:rsidRPr="00974110">
        <w:rPr>
          <w:rFonts w:hint="eastAsia"/>
        </w:rPr>
        <w:t>浮式风力机水池模型试验</w:t>
      </w:r>
      <w:proofErr w:type="spellEnd"/>
    </w:p>
    <w:p w:rsidR="00974110" w:rsidRDefault="00974110" w:rsidP="00974110">
      <w:pPr>
        <w:ind w:firstLine="480"/>
      </w:pPr>
      <w:r w:rsidRPr="00974110">
        <w:rPr>
          <w:rFonts w:hint="eastAsia"/>
        </w:rPr>
        <w:t>近年随着陆地及近海风力发电的快速扩张，远离海岸线深海区域的丰富风资源得到人们关注。建立于此的浮式风力机噪音要求低，风力机分布也无需考虑视线遮挡问题，各式概念浮式风力机层出不穷，而浮式风力机的水池模型试验是概念机得到实际应用前必不可少一步。</w:t>
      </w:r>
    </w:p>
    <w:p w:rsidR="00DE4F58" w:rsidRDefault="00DE4F58" w:rsidP="00F52857">
      <w:pPr>
        <w:pStyle w:val="2"/>
      </w:pPr>
      <w:proofErr w:type="spellStart"/>
      <w:r w:rsidRPr="00DE4F58">
        <w:rPr>
          <w:rFonts w:hint="eastAsia"/>
        </w:rPr>
        <w:t>浮式风力机水池模型试验目的</w:t>
      </w:r>
      <w:proofErr w:type="spellEnd"/>
    </w:p>
    <w:p w:rsidR="00132580" w:rsidRDefault="00132580" w:rsidP="00132580">
      <w:pPr>
        <w:ind w:firstLine="480"/>
      </w:pPr>
      <w:r w:rsidRPr="00132580">
        <w:rPr>
          <w:rFonts w:hint="eastAsia"/>
        </w:rPr>
        <w:t>海上浮式风力机工作时需要一个相对稳定的基础。而浮式基础所受作用力来自两个方面：叶片传导过来的空气动力、浪和流对浮式基础的水动力。图</w:t>
      </w:r>
      <w:r w:rsidRPr="00132580">
        <w:rPr>
          <w:rFonts w:hint="eastAsia"/>
        </w:rPr>
        <w:t>2-1</w:t>
      </w:r>
      <w:r w:rsidRPr="00132580">
        <w:rPr>
          <w:rFonts w:hint="eastAsia"/>
        </w:rPr>
        <w:t>所示为</w:t>
      </w:r>
      <w:proofErr w:type="spellStart"/>
      <w:r w:rsidRPr="00132580">
        <w:rPr>
          <w:rFonts w:hint="eastAsia"/>
        </w:rPr>
        <w:t>Hywind</w:t>
      </w:r>
      <w:proofErr w:type="spellEnd"/>
      <w:r w:rsidRPr="00132580">
        <w:rPr>
          <w:rFonts w:hint="eastAsia"/>
        </w:rPr>
        <w:t>海上浮式风力机，风力机水上部分受风力作用，水下部分</w:t>
      </w:r>
      <w:proofErr w:type="gramStart"/>
      <w:r w:rsidRPr="00132580">
        <w:rPr>
          <w:rFonts w:hint="eastAsia"/>
        </w:rPr>
        <w:t>则受浪和</w:t>
      </w:r>
      <w:proofErr w:type="gramEnd"/>
      <w:r w:rsidRPr="00132580">
        <w:rPr>
          <w:rFonts w:hint="eastAsia"/>
        </w:rPr>
        <w:t>流作用。</w:t>
      </w:r>
    </w:p>
    <w:p w:rsidR="00CD4447" w:rsidRDefault="00413191" w:rsidP="00CD4447">
      <w:pPr>
        <w:keepNext/>
        <w:ind w:firstLine="480"/>
        <w:jc w:val="center"/>
      </w:pPr>
      <w:r>
        <w:rPr>
          <w:rFonts w:hint="eastAsia"/>
          <w:noProof/>
        </w:rPr>
        <w:drawing>
          <wp:inline distT="0" distB="0" distL="0" distR="0" wp14:anchorId="5D961BD5" wp14:editId="62B6AE37">
            <wp:extent cx="2152650" cy="2857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ywind.jpg"/>
                    <pic:cNvPicPr/>
                  </pic:nvPicPr>
                  <pic:blipFill>
                    <a:blip r:embed="rId8">
                      <a:extLst>
                        <a:ext uri="{28A0092B-C50C-407E-A947-70E740481C1C}">
                          <a14:useLocalDpi xmlns:a14="http://schemas.microsoft.com/office/drawing/2010/main" val="0"/>
                        </a:ext>
                      </a:extLst>
                    </a:blip>
                    <a:stretch>
                      <a:fillRect/>
                    </a:stretch>
                  </pic:blipFill>
                  <pic:spPr>
                    <a:xfrm>
                      <a:off x="0" y="0"/>
                      <a:ext cx="2152650" cy="2857500"/>
                    </a:xfrm>
                    <a:prstGeom prst="rect">
                      <a:avLst/>
                    </a:prstGeom>
                  </pic:spPr>
                </pic:pic>
              </a:graphicData>
            </a:graphic>
          </wp:inline>
        </w:drawing>
      </w:r>
    </w:p>
    <w:p w:rsidR="00050CA5" w:rsidRDefault="00CD4447" w:rsidP="00CD4447">
      <w:pPr>
        <w:pStyle w:val="a4"/>
        <w:ind w:firstLine="400"/>
        <w:jc w:val="center"/>
      </w:pPr>
      <w:r>
        <w:rPr>
          <w:rFonts w:hint="eastAsia"/>
        </w:rPr>
        <w:t>图</w:t>
      </w:r>
      <w:r>
        <w:rPr>
          <w:rFonts w:hint="eastAsia"/>
        </w:rPr>
        <w:t xml:space="preserve"> </w:t>
      </w:r>
      <w:r w:rsidR="00E1778C">
        <w:fldChar w:fldCharType="begin"/>
      </w:r>
      <w:r w:rsidR="00E1778C">
        <w:instrText xml:space="preserve"> </w:instrText>
      </w:r>
      <w:r w:rsidR="00E1778C">
        <w:rPr>
          <w:rFonts w:hint="eastAsia"/>
        </w:rPr>
        <w:instrText>STYLEREF 1 \s</w:instrText>
      </w:r>
      <w:r w:rsidR="00E1778C">
        <w:instrText xml:space="preserve">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w:instrText>
      </w:r>
      <w:r w:rsidR="00E1778C">
        <w:rPr>
          <w:rFonts w:hint="eastAsia"/>
        </w:rPr>
        <w:instrText xml:space="preserve">SEQ </w:instrText>
      </w:r>
      <w:r w:rsidR="00E1778C">
        <w:rPr>
          <w:rFonts w:hint="eastAsia"/>
        </w:rPr>
        <w:instrText>图</w:instrText>
      </w:r>
      <w:r w:rsidR="00E1778C">
        <w:rPr>
          <w:rFonts w:hint="eastAsia"/>
        </w:rPr>
        <w:instrText xml:space="preserve"> \* ARABIC \s 1</w:instrText>
      </w:r>
      <w:r w:rsidR="00E1778C">
        <w:instrText xml:space="preserve"> </w:instrText>
      </w:r>
      <w:r w:rsidR="00E1778C">
        <w:fldChar w:fldCharType="separate"/>
      </w:r>
      <w:r w:rsidR="00E1778C">
        <w:rPr>
          <w:noProof/>
        </w:rPr>
        <w:t>1</w:t>
      </w:r>
      <w:r w:rsidR="00E1778C">
        <w:fldChar w:fldCharType="end"/>
      </w:r>
      <w:r>
        <w:t xml:space="preserve"> </w:t>
      </w:r>
      <w:proofErr w:type="spellStart"/>
      <w:r w:rsidRPr="00E93097">
        <w:rPr>
          <w:rFonts w:hint="eastAsia"/>
        </w:rPr>
        <w:t>Hywind</w:t>
      </w:r>
      <w:r w:rsidRPr="00E93097">
        <w:rPr>
          <w:rFonts w:hint="eastAsia"/>
        </w:rPr>
        <w:t>浮式风力机</w:t>
      </w:r>
      <w:proofErr w:type="spellEnd"/>
    </w:p>
    <w:p w:rsidR="00F52857" w:rsidRDefault="00F52857" w:rsidP="00CD4447">
      <w:pPr>
        <w:pStyle w:val="a5"/>
        <w:ind w:firstLine="420"/>
      </w:pPr>
      <w:r>
        <w:t xml:space="preserve">Figure </w:t>
      </w:r>
      <w:r w:rsidR="00E1778C">
        <w:fldChar w:fldCharType="begin"/>
      </w:r>
      <w:r w:rsidR="00E1778C">
        <w:instrText xml:space="preserve"> STYLEREF 1 \s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SEQ Figure \* ARABIC \s 1 </w:instrText>
      </w:r>
      <w:r w:rsidR="00E1778C">
        <w:fldChar w:fldCharType="separate"/>
      </w:r>
      <w:r w:rsidR="00E1778C">
        <w:rPr>
          <w:noProof/>
        </w:rPr>
        <w:t>1</w:t>
      </w:r>
      <w:r w:rsidR="00E1778C">
        <w:fldChar w:fldCharType="end"/>
      </w:r>
      <w:r>
        <w:t xml:space="preserve"> </w:t>
      </w:r>
      <w:proofErr w:type="spellStart"/>
      <w:r w:rsidRPr="005E17F9">
        <w:t>Hywind</w:t>
      </w:r>
      <w:proofErr w:type="spellEnd"/>
      <w:r w:rsidRPr="005E17F9">
        <w:t xml:space="preserve"> floating wind turbine</w:t>
      </w:r>
    </w:p>
    <w:p w:rsidR="00F52857" w:rsidRDefault="00F52857" w:rsidP="00F52857">
      <w:pPr>
        <w:pStyle w:val="a5"/>
        <w:ind w:firstLine="420"/>
      </w:pPr>
    </w:p>
    <w:p w:rsidR="00F52857" w:rsidRDefault="00F52857" w:rsidP="00F52857">
      <w:pPr>
        <w:autoSpaceDE w:val="0"/>
        <w:autoSpaceDN w:val="0"/>
        <w:adjustRightInd w:val="0"/>
        <w:spacing w:line="240" w:lineRule="auto"/>
        <w:ind w:firstLineChars="0" w:firstLine="0"/>
        <w:jc w:val="left"/>
      </w:pPr>
      <w:r w:rsidRPr="00F52857">
        <w:rPr>
          <w:rFonts w:hint="eastAsia"/>
        </w:rPr>
        <w:t>如今，凭借着计算机计算能力的大幅提升，以及流体力学的相关理论的发展，大型流体仿真软件正不断的完善优化，目前已经可以通过数值模拟方法较好模拟出海上浮式风力机的运动和受力情况。然而在工程界，专家和学者们普遍认为现阶段物理模型试验的结果比数值计算结果更加可靠，大部分公司和机构均以物理模型试验结果作为最终设计依据。因此新型浮式风力机从提出概念到实</w:t>
      </w:r>
      <w:r w:rsidRPr="00F52857">
        <w:rPr>
          <w:rFonts w:hint="eastAsia"/>
        </w:rPr>
        <w:lastRenderedPageBreak/>
        <w:t>际建造过程必须要进行水池模型试验测试风力机</w:t>
      </w:r>
      <w:r>
        <w:fldChar w:fldCharType="begin"/>
      </w:r>
      <w:r>
        <w:instrText xml:space="preserve"> ADDIN NE.Ref.{42FB424E-B34A-44C6-9E6B-B730FAF57C5F}</w:instrText>
      </w:r>
      <w:r>
        <w:fldChar w:fldCharType="separate"/>
      </w:r>
      <w:r w:rsidR="00F502A3">
        <w:rPr>
          <w:rFonts w:eastAsiaTheme="minorEastAsia"/>
          <w:color w:val="080000"/>
          <w:kern w:val="0"/>
          <w:szCs w:val="24"/>
          <w:vertAlign w:val="superscript"/>
        </w:rPr>
        <w:t>[1]</w:t>
      </w:r>
      <w:r>
        <w:fldChar w:fldCharType="end"/>
      </w:r>
      <w:r>
        <w:rPr>
          <w:rFonts w:hint="eastAsia"/>
        </w:rPr>
        <w:t>。</w:t>
      </w:r>
    </w:p>
    <w:p w:rsidR="00F52857" w:rsidRDefault="00F52857" w:rsidP="00F52857">
      <w:pPr>
        <w:ind w:firstLine="480"/>
      </w:pPr>
      <w:r w:rsidRPr="00623F9D">
        <w:t>浮式</w:t>
      </w:r>
      <w:r>
        <w:t>风力机水池模型试验</w:t>
      </w:r>
      <w:r>
        <w:rPr>
          <w:rFonts w:hint="eastAsia"/>
        </w:rPr>
        <w:t>时，</w:t>
      </w:r>
      <w:r>
        <w:t>叶片部分</w:t>
      </w:r>
      <w:r>
        <w:rPr>
          <w:rFonts w:hint="eastAsia"/>
        </w:rPr>
        <w:t>和</w:t>
      </w:r>
      <w:r>
        <w:t>浮式基础部分需要满足不同的相似条件来预报其水动力学性能</w:t>
      </w:r>
      <w:r>
        <w:rPr>
          <w:rFonts w:hint="eastAsia"/>
        </w:rPr>
        <w:t>、</w:t>
      </w:r>
      <w:r>
        <w:t>空气动力学性能以及二者耦合所产生的运动响应</w:t>
      </w:r>
      <w:r>
        <w:rPr>
          <w:rFonts w:hint="eastAsia"/>
        </w:rPr>
        <w:t>。</w:t>
      </w:r>
      <w:r>
        <w:t>试验工况分为以下三种</w:t>
      </w:r>
      <w:r>
        <w:fldChar w:fldCharType="begin"/>
      </w:r>
      <w:r>
        <w:instrText xml:space="preserve"> ADDIN NE.Ref.{81E750EA-4A98-48A1-8AF6-A5ADDB5CE5CF}</w:instrText>
      </w:r>
      <w:r>
        <w:fldChar w:fldCharType="separate"/>
      </w:r>
      <w:r w:rsidR="00F502A3">
        <w:rPr>
          <w:rFonts w:eastAsiaTheme="minorEastAsia"/>
          <w:color w:val="080000"/>
          <w:kern w:val="0"/>
          <w:szCs w:val="24"/>
          <w:vertAlign w:val="superscript"/>
        </w:rPr>
        <w:t>[2]</w:t>
      </w:r>
      <w:r>
        <w:fldChar w:fldCharType="end"/>
      </w:r>
      <w:r>
        <w:rPr>
          <w:rFonts w:hint="eastAsia"/>
        </w:rPr>
        <w:t>：</w:t>
      </w:r>
    </w:p>
    <w:p w:rsidR="00F52857" w:rsidRDefault="00F52857" w:rsidP="00F52857">
      <w:pPr>
        <w:pStyle w:val="4"/>
      </w:pPr>
      <w:proofErr w:type="spellStart"/>
      <w:r>
        <w:rPr>
          <w:rFonts w:hint="eastAsia"/>
        </w:rPr>
        <w:t>浮式基础固定试验工况</w:t>
      </w:r>
      <w:proofErr w:type="spellEnd"/>
    </w:p>
    <w:p w:rsidR="00F52857" w:rsidRDefault="00F52857" w:rsidP="00F52857">
      <w:pPr>
        <w:ind w:firstLine="480"/>
      </w:pPr>
      <w:ins w:id="0" w:author="Guo" w:date="2016-04-12T14:07:00Z">
        <w:r>
          <w:rPr>
            <w:rFonts w:hint="eastAsia"/>
          </w:rPr>
          <w:t>将浮式基础固定</w:t>
        </w:r>
      </w:ins>
      <w:ins w:id="1" w:author="Guo" w:date="2016-04-12T14:08:00Z">
        <w:r>
          <w:rPr>
            <w:rFonts w:hint="eastAsia"/>
          </w:rPr>
          <w:t>，</w:t>
        </w:r>
      </w:ins>
      <w:r>
        <w:rPr>
          <w:rFonts w:hint="eastAsia"/>
        </w:rPr>
        <w:t>测量风机在给定风速下的推力、扭矩及功率特性，验证风机模型在试验中所受到的风力是否符合要求，从而验证模型制作与模拟的准确性。</w:t>
      </w:r>
    </w:p>
    <w:p w:rsidR="00F52857" w:rsidRDefault="00F52857" w:rsidP="00D52355">
      <w:pPr>
        <w:pStyle w:val="4"/>
      </w:pPr>
      <w:proofErr w:type="spellStart"/>
      <w:r>
        <w:rPr>
          <w:rFonts w:hint="eastAsia"/>
        </w:rPr>
        <w:t>静水试验工况</w:t>
      </w:r>
      <w:proofErr w:type="spellEnd"/>
    </w:p>
    <w:p w:rsidR="00F52857" w:rsidRDefault="00F52857" w:rsidP="00F52857">
      <w:pPr>
        <w:ind w:firstLine="480"/>
      </w:pPr>
      <w:r>
        <w:rPr>
          <w:rFonts w:hint="eastAsia"/>
        </w:rPr>
        <w:t>包括</w:t>
      </w:r>
      <w:proofErr w:type="gramStart"/>
      <w:r>
        <w:rPr>
          <w:rFonts w:hint="eastAsia"/>
        </w:rPr>
        <w:t>模型浮态的</w:t>
      </w:r>
      <w:proofErr w:type="gramEnd"/>
      <w:r>
        <w:rPr>
          <w:rFonts w:hint="eastAsia"/>
        </w:rPr>
        <w:t>观测、模型单自由度运动衰减试验、系泊系统水平刚度试验和模型及其系泊系统单自由度运动衰减试验、模型的风作用力试验和模型的流作用力试验。其中，模型的风作用力试验用于测量浮式风力发电机在静水中运动响应。</w:t>
      </w:r>
    </w:p>
    <w:p w:rsidR="00F52857" w:rsidRDefault="00F52857" w:rsidP="00D52355">
      <w:pPr>
        <w:pStyle w:val="4"/>
      </w:pPr>
      <w:proofErr w:type="spellStart"/>
      <w:r>
        <w:rPr>
          <w:rFonts w:hint="eastAsia"/>
        </w:rPr>
        <w:t>波浪试验工况</w:t>
      </w:r>
      <w:proofErr w:type="spellEnd"/>
    </w:p>
    <w:p w:rsidR="00F52857" w:rsidRDefault="00F52857" w:rsidP="00F52857">
      <w:pPr>
        <w:ind w:firstLine="480"/>
      </w:pPr>
      <w:r>
        <w:rPr>
          <w:rFonts w:hint="eastAsia"/>
        </w:rPr>
        <w:t>包括规则波试验和不规则波试验。模型在规则波中的试验主要是为了获得海上浮式风机在单纯波浪作用下和风浪联合作用下的运动和受力的频率响应函数，用于校验和分析不规则波中的试验结果。模型在不规则波中的试验是核心试验部分，目的是为了直接获得在真实海况下的水动力性能。试验内容包括五十年一遇的极限海况和工作状态海况、不同浪向及不同风、浪、流方向组合下的模型运动和受力状况。</w:t>
      </w:r>
    </w:p>
    <w:p w:rsidR="00F52857" w:rsidRDefault="00EE6DE5" w:rsidP="00EE6DE5">
      <w:pPr>
        <w:pStyle w:val="2"/>
      </w:pPr>
      <w:proofErr w:type="spellStart"/>
      <w:r w:rsidRPr="00EE6DE5">
        <w:rPr>
          <w:rFonts w:hint="eastAsia"/>
        </w:rPr>
        <w:t>叶片影响浮式风力机水池模型试验主要因子</w:t>
      </w:r>
      <w:proofErr w:type="spellEnd"/>
    </w:p>
    <w:p w:rsidR="00EE6DE5" w:rsidRDefault="00EE6DE5" w:rsidP="00EE6DE5">
      <w:pPr>
        <w:ind w:firstLine="480"/>
      </w:pPr>
      <w:r w:rsidRPr="00EE6DE5">
        <w:rPr>
          <w:rFonts w:hint="eastAsia"/>
        </w:rPr>
        <w:t>外界风吹动叶片旋转时，产生一个方向在叶片盘内的叶轮转矩，和一个方向垂直于盘面的推力，以及叶片旋转产生的陀螺力矩。陀螺力矩可以明显抑制浮式基础的运动响应，并且陀螺力矩主要受叶片质量分布和叶片转速的影响，该力矩可以在试验时控制与原型机保持相似，而叶轮转矩及推力则不容易满足相似。叶轮转矩会通过塔筒传导至浮式基础，从而影响浮式基础在风浪中的运动响应。而产生的推力会直接影响浮式基础纵摇运动响应。以某</w:t>
      </w:r>
      <w:r w:rsidRPr="00EE6DE5">
        <w:t>6MW</w:t>
      </w:r>
      <w:r w:rsidRPr="00EE6DE5">
        <w:rPr>
          <w:rFonts w:hint="eastAsia"/>
        </w:rPr>
        <w:t>浮式风力机为例，在额定工况下，叶轮推力达到最大值，为</w:t>
      </w:r>
      <w:r w:rsidRPr="00EE6DE5">
        <w:t>891.7KN</w:t>
      </w:r>
      <w:r w:rsidRPr="00EE6DE5">
        <w:rPr>
          <w:rFonts w:hint="eastAsia"/>
        </w:rPr>
        <w:t>，此时叶轮扭矩为</w:t>
      </w:r>
      <w:r w:rsidRPr="00EE6DE5">
        <w:t xml:space="preserve">6163.6 </w:t>
      </w:r>
      <w:proofErr w:type="spellStart"/>
      <w:r w:rsidRPr="00EE6DE5">
        <w:t>KN∙m</w:t>
      </w:r>
      <w:proofErr w:type="spellEnd"/>
      <w:r w:rsidRPr="00EE6DE5">
        <w:rPr>
          <w:rFonts w:hint="eastAsia"/>
        </w:rPr>
        <w:t>，叶轮中心距水平面为</w:t>
      </w:r>
      <w:r w:rsidRPr="00EE6DE5">
        <w:rPr>
          <w:rFonts w:hint="eastAsia"/>
        </w:rPr>
        <w:t>100m</w:t>
      </w:r>
      <w:r w:rsidRPr="00EE6DE5">
        <w:rPr>
          <w:rFonts w:hint="eastAsia"/>
        </w:rPr>
        <w:t>，若</w:t>
      </w:r>
      <w:proofErr w:type="gramStart"/>
      <w:r w:rsidRPr="00EE6DE5">
        <w:rPr>
          <w:rFonts w:hint="eastAsia"/>
        </w:rPr>
        <w:t>粗略以</w:t>
      </w:r>
      <w:proofErr w:type="gramEnd"/>
      <w:r w:rsidRPr="00EE6DE5">
        <w:rPr>
          <w:rFonts w:hint="eastAsia"/>
        </w:rPr>
        <w:t>静水面为参考，推力对平台的影响比上扭矩的对平台影响为</w:t>
      </w:r>
      <w:r w:rsidRPr="00EE6DE5">
        <w:rPr>
          <w:rFonts w:hint="eastAsia"/>
        </w:rPr>
        <w:t>(891.7</w:t>
      </w:r>
      <w:r w:rsidRPr="00EE6DE5">
        <w:rPr>
          <w:rFonts w:hint="eastAsia"/>
        </w:rPr>
        <w:t>×</w:t>
      </w:r>
      <w:r w:rsidRPr="00EE6DE5">
        <w:rPr>
          <w:rFonts w:hint="eastAsia"/>
        </w:rPr>
        <w:t>100)/6163.6</w:t>
      </w:r>
      <w:r w:rsidRPr="00EE6DE5">
        <w:rPr>
          <w:rFonts w:hint="eastAsia"/>
        </w:rPr>
        <w:t>≈</w:t>
      </w:r>
      <w:r w:rsidRPr="00EE6DE5">
        <w:rPr>
          <w:rFonts w:hint="eastAsia"/>
        </w:rPr>
        <w:t>14.5</w:t>
      </w:r>
      <w:r w:rsidRPr="00EE6DE5">
        <w:rPr>
          <w:rFonts w:hint="eastAsia"/>
        </w:rPr>
        <w:t>倍。可见叶片产生的推力对平台的影响相比产生的转矩对平台的影响要大得多，形成了数量级的差距。对于叶轮推力和扭矩，保持两者同时与原型机相似十分困难。相关研究很少有设计模型叶片同时以推力和扭矩与原型机相似为设计目标</w:t>
      </w:r>
      <w:r>
        <w:fldChar w:fldCharType="begin"/>
      </w:r>
      <w:r>
        <w:instrText xml:space="preserve"> ADDIN NE.Ref.{3B15BB46-1543-4C75-B441-BA2438395FCF}</w:instrText>
      </w:r>
      <w:r>
        <w:fldChar w:fldCharType="separate"/>
      </w:r>
      <w:r w:rsidR="00F502A3">
        <w:rPr>
          <w:rFonts w:eastAsiaTheme="minorEastAsia"/>
          <w:color w:val="080000"/>
          <w:kern w:val="0"/>
          <w:szCs w:val="24"/>
          <w:vertAlign w:val="superscript"/>
        </w:rPr>
        <w:t>[2]</w:t>
      </w:r>
      <w:r>
        <w:fldChar w:fldCharType="end"/>
      </w:r>
      <w:r w:rsidRPr="00EE6DE5">
        <w:rPr>
          <w:rFonts w:hint="eastAsia"/>
        </w:rPr>
        <w:t>。因此本研究将聚焦于如何保持模型与原型机之间推力性能相似。</w:t>
      </w:r>
    </w:p>
    <w:p w:rsidR="00EE6DE5" w:rsidRDefault="00EE6DE5" w:rsidP="00EE6DE5">
      <w:pPr>
        <w:pStyle w:val="2"/>
      </w:pPr>
      <w:proofErr w:type="spellStart"/>
      <w:r w:rsidRPr="00EE6DE5">
        <w:rPr>
          <w:rFonts w:hint="eastAsia"/>
        </w:rPr>
        <w:lastRenderedPageBreak/>
        <w:t>叶轮推力分析</w:t>
      </w:r>
      <w:proofErr w:type="spellEnd"/>
    </w:p>
    <w:p w:rsidR="00EE6DE5" w:rsidRDefault="00EE6DE5" w:rsidP="00EE6DE5">
      <w:pPr>
        <w:pStyle w:val="3"/>
      </w:pPr>
      <w:proofErr w:type="spellStart"/>
      <w:r w:rsidRPr="00EE6DE5">
        <w:rPr>
          <w:rFonts w:hint="eastAsia"/>
        </w:rPr>
        <w:t>模型叶轮推力小的原因</w:t>
      </w:r>
      <w:proofErr w:type="spellEnd"/>
    </w:p>
    <w:p w:rsidR="00EE6DE5" w:rsidRDefault="00EE6DE5" w:rsidP="00EE6DE5">
      <w:pPr>
        <w:ind w:firstLine="480"/>
      </w:pPr>
      <w:r w:rsidRPr="00927A3F">
        <w:rPr>
          <w:rFonts w:hint="eastAsia"/>
        </w:rPr>
        <w:t>叶轮的推力由叶片产生，而叶片的推力主要来源于翼型的升力。翼型的升力系数与其所处的雷诺数息息相关，翼型所处雷诺数越大，翼型的升力系数越大，而阻力系数越小，也即体现出叶片产生的推力越大，阻力越小，叶轮性能更加优良。以本文所研究的某</w:t>
      </w:r>
      <w:r w:rsidRPr="00927A3F">
        <w:rPr>
          <w:rFonts w:hint="eastAsia"/>
        </w:rPr>
        <w:t>6MW</w:t>
      </w:r>
      <w:r w:rsidRPr="00927A3F">
        <w:rPr>
          <w:rFonts w:hint="eastAsia"/>
        </w:rPr>
        <w:t>浮式风力机为例，在缩尺比为</w:t>
      </w:r>
      <w:r w:rsidRPr="00927A3F">
        <w:rPr>
          <w:rFonts w:hint="eastAsia"/>
        </w:rPr>
        <w:t>1:54</w:t>
      </w:r>
      <w:r w:rsidRPr="00927A3F">
        <w:rPr>
          <w:rFonts w:hint="eastAsia"/>
        </w:rPr>
        <w:t>的</w:t>
      </w:r>
      <w:r w:rsidRPr="00927A3F">
        <w:rPr>
          <w:rFonts w:hint="eastAsia"/>
        </w:rPr>
        <w:t>Froude</w:t>
      </w:r>
      <w:r w:rsidRPr="00927A3F">
        <w:rPr>
          <w:rFonts w:hint="eastAsia"/>
        </w:rPr>
        <w:t>（付汝德）相似环境中，该原型风力机在额定工作环境下，叶片离轮毂中心</w:t>
      </w:r>
      <w:r w:rsidRPr="00927A3F">
        <w:rPr>
          <w:rFonts w:hint="eastAsia"/>
        </w:rPr>
        <w:t>70%</w:t>
      </w:r>
      <w:r w:rsidRPr="00927A3F">
        <w:rPr>
          <w:rFonts w:hint="eastAsia"/>
        </w:rPr>
        <w:t>长度处截面的雷诺数约为</w:t>
      </w:r>
      <m:oMath>
        <m:r>
          <m:rPr>
            <m:sty m:val="p"/>
          </m:rPr>
          <w:rPr>
            <w:rFonts w:ascii="Cambria Math" w:hAnsi="Cambria Math"/>
          </w:rPr>
          <m:t>8.3×</m:t>
        </m:r>
        <m:sSup>
          <m:sSupPr>
            <m:ctrlPr>
              <w:rPr>
                <w:rFonts w:ascii="Cambria Math" w:hAnsi="Cambria Math"/>
              </w:rPr>
            </m:ctrlPr>
          </m:sSupPr>
          <m:e>
            <m:r>
              <w:rPr>
                <w:rFonts w:ascii="Cambria Math" w:hAnsi="Cambria Math"/>
              </w:rPr>
              <m:t>10</m:t>
            </m:r>
          </m:e>
          <m:sup>
            <m:r>
              <w:rPr>
                <w:rFonts w:ascii="Cambria Math" w:hAnsi="Cambria Math"/>
              </w:rPr>
              <m:t>6</m:t>
            </m:r>
          </m:sup>
        </m:sSup>
      </m:oMath>
      <w:r w:rsidRPr="00927A3F">
        <w:rPr>
          <w:rFonts w:hint="eastAsia"/>
        </w:rPr>
        <w:t>，而通过相似换算后的模型叶片，同样在额定工况，叶片</w:t>
      </w:r>
      <w:r w:rsidRPr="00927A3F">
        <w:rPr>
          <w:rFonts w:hint="eastAsia"/>
        </w:rPr>
        <w:t>70%</w:t>
      </w:r>
      <w:r w:rsidRPr="00927A3F">
        <w:rPr>
          <w:rFonts w:hint="eastAsia"/>
        </w:rPr>
        <w:t>长度截面处的雷诺数骤降至</w:t>
      </w:r>
      <m:oMath>
        <m:r>
          <m:rPr>
            <m:sty m:val="p"/>
          </m:rPr>
          <w:rPr>
            <w:rFonts w:ascii="Cambria Math" w:hAnsi="Cambria Math"/>
          </w:rPr>
          <m:t>2.1×</m:t>
        </m:r>
        <m:sSup>
          <m:sSupPr>
            <m:ctrlPr>
              <w:rPr>
                <w:rFonts w:ascii="Cambria Math" w:hAnsi="Cambria Math"/>
              </w:rPr>
            </m:ctrlPr>
          </m:sSupPr>
          <m:e>
            <m:r>
              <w:rPr>
                <w:rFonts w:ascii="Cambria Math" w:hAnsi="Cambria Math"/>
              </w:rPr>
              <m:t>10</m:t>
            </m:r>
          </m:e>
          <m:sup>
            <m:r>
              <w:rPr>
                <w:rFonts w:ascii="Cambria Math" w:hAnsi="Cambria Math"/>
              </w:rPr>
              <m:t>4</m:t>
            </m:r>
          </m:sup>
        </m:sSup>
      </m:oMath>
      <w:r w:rsidRPr="00927A3F">
        <w:rPr>
          <w:rFonts w:hint="eastAsia"/>
        </w:rPr>
        <w:t>，原型机大约为模型机的</w:t>
      </w:r>
      <w:r w:rsidRPr="00927A3F">
        <w:rPr>
          <w:rFonts w:hint="eastAsia"/>
        </w:rPr>
        <w:t>400</w:t>
      </w:r>
      <w:r w:rsidRPr="00927A3F">
        <w:rPr>
          <w:rFonts w:hint="eastAsia"/>
        </w:rPr>
        <w:t>倍。如此巨大的雷诺数差异，导致原型与模型叶片表面的流场分布差异很大，体现出来的结果如上所述就是原型机叶片产生的升力大阻力小，而模型机叶片相对产生的升力小而阻力大。</w:t>
      </w:r>
    </w:p>
    <w:p w:rsidR="00B80B23" w:rsidRPr="00B80B23" w:rsidRDefault="00B80B23" w:rsidP="00EE6DE5">
      <w:pPr>
        <w:ind w:firstLine="480"/>
      </w:pPr>
      <w:r>
        <w:fldChar w:fldCharType="begin"/>
      </w:r>
      <w:r>
        <w:instrText xml:space="preserve"> REF _Ref494793251 \h </w:instrText>
      </w:r>
      <w:r>
        <w:fldChar w:fldCharType="separate"/>
      </w:r>
      <w:r>
        <w:rPr>
          <w:rFonts w:hint="eastAsia"/>
        </w:rPr>
        <w:t>图</w:t>
      </w:r>
      <w:r>
        <w:rPr>
          <w:rFonts w:hint="eastAsia"/>
        </w:rPr>
        <w:t xml:space="preserve"> </w:t>
      </w:r>
      <w:r>
        <w:rPr>
          <w:noProof/>
        </w:rPr>
        <w:t>2</w:t>
      </w:r>
      <w:r>
        <w:noBreakHyphen/>
      </w:r>
      <w:r>
        <w:rPr>
          <w:noProof/>
        </w:rPr>
        <w:t>2</w:t>
      </w:r>
      <w:r>
        <w:fldChar w:fldCharType="end"/>
      </w:r>
      <w:r w:rsidR="00671FE3">
        <w:t xml:space="preserve">, </w:t>
      </w:r>
      <w:r w:rsidR="00671FE3">
        <w:fldChar w:fldCharType="begin"/>
      </w:r>
      <w:r w:rsidR="00671FE3">
        <w:instrText xml:space="preserve"> REF _Ref494793267 \h </w:instrText>
      </w:r>
      <w:r w:rsidR="00671FE3">
        <w:fldChar w:fldCharType="separate"/>
      </w:r>
      <w:r w:rsidR="00671FE3">
        <w:rPr>
          <w:rFonts w:hint="eastAsia"/>
        </w:rPr>
        <w:t>图</w:t>
      </w:r>
      <w:r w:rsidR="00671FE3">
        <w:rPr>
          <w:rFonts w:hint="eastAsia"/>
        </w:rPr>
        <w:t xml:space="preserve"> </w:t>
      </w:r>
      <w:r w:rsidR="00671FE3">
        <w:rPr>
          <w:noProof/>
        </w:rPr>
        <w:t>2</w:t>
      </w:r>
      <w:r w:rsidR="00671FE3">
        <w:noBreakHyphen/>
      </w:r>
      <w:r w:rsidR="00671FE3">
        <w:rPr>
          <w:noProof/>
        </w:rPr>
        <w:t>3</w:t>
      </w:r>
      <w:r w:rsidR="00671FE3">
        <w:fldChar w:fldCharType="end"/>
      </w:r>
      <w:r>
        <w:t>所示为利用</w:t>
      </w:r>
      <w:r w:rsidR="00671FE3">
        <w:t>翼型分析软件</w:t>
      </w:r>
      <w:r w:rsidR="00671FE3">
        <w:rPr>
          <w:rFonts w:hint="eastAsia"/>
        </w:rPr>
        <w:t>XFOIL</w:t>
      </w:r>
      <w:r w:rsidR="00671FE3">
        <w:fldChar w:fldCharType="begin"/>
      </w:r>
      <w:r w:rsidR="00671FE3">
        <w:instrText xml:space="preserve"> ADDIN NE.Ref.{03D5C3CD-71D7-46CC-9B26-83B98597D72C}</w:instrText>
      </w:r>
      <w:r w:rsidR="00671FE3">
        <w:fldChar w:fldCharType="separate"/>
      </w:r>
      <w:r w:rsidR="00F502A3">
        <w:rPr>
          <w:rFonts w:eastAsiaTheme="minorEastAsia"/>
          <w:color w:val="080000"/>
          <w:kern w:val="0"/>
          <w:szCs w:val="24"/>
          <w:vertAlign w:val="superscript"/>
        </w:rPr>
        <w:t>[4]</w:t>
      </w:r>
      <w:r w:rsidR="00671FE3">
        <w:fldChar w:fldCharType="end"/>
      </w:r>
      <w:r>
        <w:rPr>
          <w:rFonts w:hint="eastAsia"/>
        </w:rPr>
        <w:t>，</w:t>
      </w:r>
      <w:r w:rsidR="00671FE3">
        <w:rPr>
          <w:rFonts w:hint="eastAsia"/>
        </w:rPr>
        <w:t>计算某</w:t>
      </w:r>
      <w:r w:rsidR="00671FE3">
        <w:rPr>
          <w:rFonts w:hint="eastAsia"/>
        </w:rPr>
        <w:t>6MW</w:t>
      </w:r>
      <w:r w:rsidR="00671FE3">
        <w:rPr>
          <w:rFonts w:hint="eastAsia"/>
        </w:rPr>
        <w:t>原型风力机和其几何相似模型风力机在额定工况下，叶片</w:t>
      </w:r>
      <w:r w:rsidR="00671FE3">
        <w:rPr>
          <w:rFonts w:hint="eastAsia"/>
        </w:rPr>
        <w:t>70%</w:t>
      </w:r>
      <w:r w:rsidR="00671FE3">
        <w:rPr>
          <w:rFonts w:hint="eastAsia"/>
        </w:rPr>
        <w:t>长度处截面翼型的升</w:t>
      </w:r>
      <w:r w:rsidR="00E7095A">
        <w:rPr>
          <w:rFonts w:hint="eastAsia"/>
        </w:rPr>
        <w:t>力系数和</w:t>
      </w:r>
      <w:r w:rsidR="00671FE3">
        <w:rPr>
          <w:rFonts w:hint="eastAsia"/>
        </w:rPr>
        <w:t>阻力系数结果。</w:t>
      </w:r>
      <w:r w:rsidR="00E7095A">
        <w:rPr>
          <w:rFonts w:hint="eastAsia"/>
        </w:rPr>
        <w:t>从</w:t>
      </w:r>
      <w:r w:rsidR="00E7095A">
        <w:fldChar w:fldCharType="begin"/>
      </w:r>
      <w:r w:rsidR="00E7095A">
        <w:instrText xml:space="preserve"> </w:instrText>
      </w:r>
      <w:r w:rsidR="00E7095A">
        <w:rPr>
          <w:rFonts w:hint="eastAsia"/>
        </w:rPr>
        <w:instrText>REF _Ref494793251 \h</w:instrText>
      </w:r>
      <w:r w:rsidR="00E7095A">
        <w:instrText xml:space="preserve"> </w:instrText>
      </w:r>
      <w:r w:rsidR="00E7095A">
        <w:fldChar w:fldCharType="separate"/>
      </w:r>
      <w:r w:rsidR="00E7095A">
        <w:rPr>
          <w:rFonts w:hint="eastAsia"/>
        </w:rPr>
        <w:t>图</w:t>
      </w:r>
      <w:r w:rsidR="00E7095A">
        <w:rPr>
          <w:rFonts w:hint="eastAsia"/>
        </w:rPr>
        <w:t xml:space="preserve"> </w:t>
      </w:r>
      <w:r w:rsidR="00E7095A">
        <w:rPr>
          <w:noProof/>
        </w:rPr>
        <w:t>2</w:t>
      </w:r>
      <w:r w:rsidR="00E7095A">
        <w:noBreakHyphen/>
      </w:r>
      <w:r w:rsidR="00E7095A">
        <w:rPr>
          <w:noProof/>
        </w:rPr>
        <w:t>2</w:t>
      </w:r>
      <w:r w:rsidR="00E7095A">
        <w:fldChar w:fldCharType="end"/>
      </w:r>
      <w:r w:rsidR="00E7095A">
        <w:t>中</w:t>
      </w:r>
      <w:r w:rsidR="00E7095A">
        <w:rPr>
          <w:rFonts w:hint="eastAsia"/>
        </w:rPr>
        <w:t>，</w:t>
      </w:r>
      <w:r w:rsidR="00E7095A">
        <w:t>原型机叶片的翼型升力系数在绝大部分角度内都远大于模型机叶片翼型</w:t>
      </w:r>
      <w:r w:rsidR="00E7095A">
        <w:rPr>
          <w:rFonts w:hint="eastAsia"/>
        </w:rPr>
        <w:t>，</w:t>
      </w:r>
      <w:r w:rsidR="00E7095A">
        <w:t>且在</w:t>
      </w:r>
      <w:r w:rsidR="00E7095A">
        <w:fldChar w:fldCharType="begin"/>
      </w:r>
      <w:r w:rsidR="00E7095A">
        <w:instrText xml:space="preserve"> REF _Ref494793267 \h </w:instrText>
      </w:r>
      <w:r w:rsidR="00E7095A">
        <w:fldChar w:fldCharType="separate"/>
      </w:r>
      <w:r w:rsidR="00E7095A">
        <w:rPr>
          <w:rFonts w:hint="eastAsia"/>
        </w:rPr>
        <w:t>图</w:t>
      </w:r>
      <w:r w:rsidR="00E7095A">
        <w:rPr>
          <w:rFonts w:hint="eastAsia"/>
        </w:rPr>
        <w:t xml:space="preserve"> </w:t>
      </w:r>
      <w:r w:rsidR="00E7095A">
        <w:rPr>
          <w:noProof/>
        </w:rPr>
        <w:t>2</w:t>
      </w:r>
      <w:r w:rsidR="00E7095A">
        <w:noBreakHyphen/>
      </w:r>
      <w:r w:rsidR="00E7095A">
        <w:rPr>
          <w:noProof/>
        </w:rPr>
        <w:t>3</w:t>
      </w:r>
      <w:r w:rsidR="00E7095A">
        <w:fldChar w:fldCharType="end"/>
      </w:r>
      <w:r w:rsidR="00E7095A">
        <w:t>中</w:t>
      </w:r>
      <w:r w:rsidR="00E7095A">
        <w:rPr>
          <w:rFonts w:hint="eastAsia"/>
        </w:rPr>
        <w:t>，</w:t>
      </w:r>
      <w:r w:rsidR="00E7095A">
        <w:t>模型机叶片翼型在范围攻角内阻力系数又远大于原型机叶片翼型</w:t>
      </w:r>
      <w:r w:rsidR="00E7095A">
        <w:rPr>
          <w:rFonts w:hint="eastAsia"/>
        </w:rPr>
        <w:t>。</w:t>
      </w:r>
      <w:r w:rsidR="00404FFA">
        <w:rPr>
          <w:rFonts w:hint="eastAsia"/>
        </w:rPr>
        <w:t>这也印证了风力机模型试验时，几何相似模型叶片产生的推力无法达到试验要求，因此无法很好的模拟浮式风力机工作时对浮式基础的运动响应情况。</w:t>
      </w:r>
    </w:p>
    <w:p w:rsidR="00CD4447" w:rsidRDefault="00E66F75" w:rsidP="00CD4447">
      <w:pPr>
        <w:keepNext/>
        <w:ind w:firstLine="480"/>
        <w:jc w:val="center"/>
      </w:pPr>
      <w:r w:rsidRPr="008D4A9D">
        <w:object w:dxaOrig="5562" w:dyaOrig="4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8pt;height:212.8pt" o:ole="">
            <v:imagedata r:id="rId9" o:title=""/>
          </v:shape>
          <o:OLEObject Type="Embed" ProgID="Origin50.Graph" ShapeID="_x0000_i1025" DrawAspect="Content" ObjectID="_1568656353" r:id="rId10"/>
        </w:object>
      </w:r>
    </w:p>
    <w:p w:rsidR="00E66F75" w:rsidRDefault="00CD4447" w:rsidP="00CD4447">
      <w:pPr>
        <w:pStyle w:val="a4"/>
        <w:ind w:firstLine="400"/>
        <w:jc w:val="center"/>
      </w:pPr>
      <w:bookmarkStart w:id="2" w:name="_Ref494793251"/>
      <w:r>
        <w:rPr>
          <w:rFonts w:hint="eastAsia"/>
        </w:rPr>
        <w:t>图</w:t>
      </w:r>
      <w:r>
        <w:rPr>
          <w:rFonts w:hint="eastAsia"/>
        </w:rPr>
        <w:t xml:space="preserve"> </w:t>
      </w:r>
      <w:r w:rsidR="00E1778C">
        <w:fldChar w:fldCharType="begin"/>
      </w:r>
      <w:r w:rsidR="00E1778C">
        <w:instrText xml:space="preserve"> </w:instrText>
      </w:r>
      <w:r w:rsidR="00E1778C">
        <w:rPr>
          <w:rFonts w:hint="eastAsia"/>
        </w:rPr>
        <w:instrText>STYLEREF 1 \s</w:instrText>
      </w:r>
      <w:r w:rsidR="00E1778C">
        <w:instrText xml:space="preserve">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w:instrText>
      </w:r>
      <w:r w:rsidR="00E1778C">
        <w:rPr>
          <w:rFonts w:hint="eastAsia"/>
        </w:rPr>
        <w:instrText xml:space="preserve">SEQ </w:instrText>
      </w:r>
      <w:r w:rsidR="00E1778C">
        <w:rPr>
          <w:rFonts w:hint="eastAsia"/>
        </w:rPr>
        <w:instrText>图</w:instrText>
      </w:r>
      <w:r w:rsidR="00E1778C">
        <w:rPr>
          <w:rFonts w:hint="eastAsia"/>
        </w:rPr>
        <w:instrText xml:space="preserve"> \* ARABIC \s 1</w:instrText>
      </w:r>
      <w:r w:rsidR="00E1778C">
        <w:instrText xml:space="preserve"> </w:instrText>
      </w:r>
      <w:r w:rsidR="00E1778C">
        <w:fldChar w:fldCharType="separate"/>
      </w:r>
      <w:r w:rsidR="00E1778C">
        <w:rPr>
          <w:noProof/>
        </w:rPr>
        <w:t>2</w:t>
      </w:r>
      <w:r w:rsidR="00E1778C">
        <w:fldChar w:fldCharType="end"/>
      </w:r>
      <w:bookmarkEnd w:id="2"/>
      <w:r>
        <w:t xml:space="preserve"> </w:t>
      </w:r>
      <w:r w:rsidRPr="00ED156D">
        <w:rPr>
          <w:rFonts w:hint="eastAsia"/>
        </w:rPr>
        <w:t>原型机叶片与模型机叶片</w:t>
      </w:r>
      <w:r w:rsidRPr="00ED156D">
        <w:rPr>
          <w:rFonts w:hint="eastAsia"/>
        </w:rPr>
        <w:t>70%</w:t>
      </w:r>
      <w:r w:rsidRPr="00ED156D">
        <w:rPr>
          <w:rFonts w:hint="eastAsia"/>
        </w:rPr>
        <w:t>处升力系数对比</w:t>
      </w:r>
    </w:p>
    <w:p w:rsidR="00E66F75" w:rsidRPr="00E66F75" w:rsidRDefault="00E66F75" w:rsidP="00E66F75">
      <w:pPr>
        <w:pStyle w:val="a5"/>
        <w:ind w:firstLine="420"/>
      </w:pPr>
      <w:r>
        <w:t xml:space="preserve">Figure </w:t>
      </w:r>
      <w:r w:rsidR="00E1778C">
        <w:fldChar w:fldCharType="begin"/>
      </w:r>
      <w:r w:rsidR="00E1778C">
        <w:instrText xml:space="preserve"> STYLEREF 1 \s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SEQ Figure \* ARABIC \s 1 </w:instrText>
      </w:r>
      <w:r w:rsidR="00E1778C">
        <w:fldChar w:fldCharType="separate"/>
      </w:r>
      <w:r w:rsidR="00E1778C">
        <w:rPr>
          <w:noProof/>
        </w:rPr>
        <w:t>2</w:t>
      </w:r>
      <w:r w:rsidR="00E1778C">
        <w:fldChar w:fldCharType="end"/>
      </w:r>
      <w:r>
        <w:t xml:space="preserve"> </w:t>
      </w:r>
      <w:r w:rsidRPr="00987D26">
        <w:t>Comparison lift coefficient of 70% blade's radius between prototype and model blade</w:t>
      </w:r>
    </w:p>
    <w:p w:rsidR="00E66F75" w:rsidRDefault="00E66F75" w:rsidP="00E66F75">
      <w:pPr>
        <w:pStyle w:val="a5"/>
        <w:ind w:firstLine="420"/>
      </w:pPr>
    </w:p>
    <w:p w:rsidR="00CD4447" w:rsidRDefault="00CD4447" w:rsidP="00CD4447">
      <w:pPr>
        <w:pStyle w:val="a5"/>
        <w:keepNext/>
        <w:ind w:firstLine="420"/>
      </w:pPr>
      <w:r>
        <w:object w:dxaOrig="5561" w:dyaOrig="4254">
          <v:shape id="_x0000_i1026" type="#_x0000_t75" style="width:277.8pt;height:212.8pt" o:ole="">
            <v:imagedata r:id="rId11" o:title=""/>
          </v:shape>
          <o:OLEObject Type="Embed" ProgID="Origin50.Graph" ShapeID="_x0000_i1026" DrawAspect="Content" ObjectID="_1568656354" r:id="rId12"/>
        </w:object>
      </w:r>
    </w:p>
    <w:p w:rsidR="00CD4447" w:rsidRDefault="00CD4447" w:rsidP="00CD4447">
      <w:pPr>
        <w:pStyle w:val="a4"/>
        <w:ind w:firstLine="400"/>
        <w:jc w:val="center"/>
      </w:pPr>
      <w:bookmarkStart w:id="3" w:name="_Ref494793267"/>
      <w:r>
        <w:rPr>
          <w:rFonts w:hint="eastAsia"/>
        </w:rPr>
        <w:t>图</w:t>
      </w:r>
      <w:r>
        <w:rPr>
          <w:rFonts w:hint="eastAsia"/>
        </w:rPr>
        <w:t xml:space="preserve"> </w:t>
      </w:r>
      <w:r w:rsidR="00E1778C">
        <w:fldChar w:fldCharType="begin"/>
      </w:r>
      <w:r w:rsidR="00E1778C">
        <w:instrText xml:space="preserve"> </w:instrText>
      </w:r>
      <w:r w:rsidR="00E1778C">
        <w:rPr>
          <w:rFonts w:hint="eastAsia"/>
        </w:rPr>
        <w:instrText>STYLEREF 1 \s</w:instrText>
      </w:r>
      <w:r w:rsidR="00E1778C">
        <w:instrText xml:space="preserve">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w:instrText>
      </w:r>
      <w:r w:rsidR="00E1778C">
        <w:rPr>
          <w:rFonts w:hint="eastAsia"/>
        </w:rPr>
        <w:instrText xml:space="preserve">SEQ </w:instrText>
      </w:r>
      <w:r w:rsidR="00E1778C">
        <w:rPr>
          <w:rFonts w:hint="eastAsia"/>
        </w:rPr>
        <w:instrText>图</w:instrText>
      </w:r>
      <w:r w:rsidR="00E1778C">
        <w:rPr>
          <w:rFonts w:hint="eastAsia"/>
        </w:rPr>
        <w:instrText xml:space="preserve"> \* ARABIC \s 1</w:instrText>
      </w:r>
      <w:r w:rsidR="00E1778C">
        <w:instrText xml:space="preserve"> </w:instrText>
      </w:r>
      <w:r w:rsidR="00E1778C">
        <w:fldChar w:fldCharType="separate"/>
      </w:r>
      <w:r w:rsidR="00E1778C">
        <w:rPr>
          <w:noProof/>
        </w:rPr>
        <w:t>3</w:t>
      </w:r>
      <w:r w:rsidR="00E1778C">
        <w:fldChar w:fldCharType="end"/>
      </w:r>
      <w:bookmarkEnd w:id="3"/>
      <w:r>
        <w:t xml:space="preserve"> </w:t>
      </w:r>
      <w:r w:rsidRPr="00843BF7">
        <w:rPr>
          <w:rFonts w:hint="eastAsia"/>
        </w:rPr>
        <w:t>原型机叶片与模型机叶片</w:t>
      </w:r>
      <w:r w:rsidRPr="00843BF7">
        <w:rPr>
          <w:rFonts w:hint="eastAsia"/>
        </w:rPr>
        <w:t>70%</w:t>
      </w:r>
      <w:r w:rsidRPr="00843BF7">
        <w:rPr>
          <w:rFonts w:hint="eastAsia"/>
        </w:rPr>
        <w:t>处阻力系数对比</w:t>
      </w:r>
    </w:p>
    <w:p w:rsidR="007633EC" w:rsidRDefault="00CD4447" w:rsidP="00CD4447">
      <w:pPr>
        <w:pStyle w:val="a4"/>
        <w:ind w:firstLine="400"/>
        <w:jc w:val="center"/>
      </w:pPr>
      <w:r>
        <w:t xml:space="preserve">Figure </w:t>
      </w:r>
      <w:r w:rsidR="00E1778C">
        <w:fldChar w:fldCharType="begin"/>
      </w:r>
      <w:r w:rsidR="00E1778C">
        <w:instrText xml:space="preserve"> STYLEREF 1 \s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SEQ Figure \* ARABIC \s 1 </w:instrText>
      </w:r>
      <w:r w:rsidR="00E1778C">
        <w:fldChar w:fldCharType="separate"/>
      </w:r>
      <w:r w:rsidR="00E1778C">
        <w:rPr>
          <w:noProof/>
        </w:rPr>
        <w:t>3</w:t>
      </w:r>
      <w:r w:rsidR="00E1778C">
        <w:fldChar w:fldCharType="end"/>
      </w:r>
      <w:r>
        <w:t xml:space="preserve"> </w:t>
      </w:r>
      <w:r w:rsidRPr="00F145C1">
        <w:t>Comparison drag coefficient of 70% blade's radius between prototype and model blade</w:t>
      </w:r>
    </w:p>
    <w:p w:rsidR="00E66F75" w:rsidRDefault="00E66F75" w:rsidP="007633EC">
      <w:pPr>
        <w:pStyle w:val="a4"/>
        <w:ind w:firstLine="400"/>
        <w:jc w:val="center"/>
      </w:pPr>
    </w:p>
    <w:p w:rsidR="00CD4447" w:rsidRPr="00CD4447" w:rsidRDefault="00404FFA" w:rsidP="00404FFA">
      <w:pPr>
        <w:pStyle w:val="3"/>
      </w:pPr>
      <w:proofErr w:type="spellStart"/>
      <w:r w:rsidRPr="00404FFA">
        <w:rPr>
          <w:rFonts w:hint="eastAsia"/>
        </w:rPr>
        <w:t>提高叶轮推力的方法</w:t>
      </w:r>
      <w:proofErr w:type="spellEnd"/>
    </w:p>
    <w:p w:rsidR="00065A6D" w:rsidRDefault="00404FFA" w:rsidP="009D2721">
      <w:pPr>
        <w:ind w:firstLine="480"/>
      </w:pPr>
      <w:r>
        <w:t>模型风力机叶片推力的不足一直是业界致力于解决的一个难题</w:t>
      </w:r>
      <w:r>
        <w:rPr>
          <w:rFonts w:hint="eastAsia"/>
        </w:rPr>
        <w:t>，</w:t>
      </w:r>
      <w:r>
        <w:t>相关研究提出了很多方向解决该难题</w:t>
      </w:r>
      <w:r>
        <w:rPr>
          <w:rFonts w:hint="eastAsia"/>
        </w:rPr>
        <w:t>。</w:t>
      </w:r>
    </w:p>
    <w:p w:rsidR="007633EC" w:rsidRDefault="00404FFA" w:rsidP="009D2721">
      <w:pPr>
        <w:ind w:firstLine="480"/>
      </w:pPr>
      <w:r>
        <w:rPr>
          <w:rFonts w:hint="eastAsia"/>
        </w:rPr>
        <w:t>“</w:t>
      </w:r>
      <w:proofErr w:type="spellStart"/>
      <w:r>
        <w:rPr>
          <w:rFonts w:hint="eastAsia"/>
        </w:rPr>
        <w:t>WindFloat</w:t>
      </w:r>
      <w:proofErr w:type="spellEnd"/>
      <w:r>
        <w:rPr>
          <w:rFonts w:hint="eastAsia"/>
        </w:rPr>
        <w:t>”风力发电机概念（见</w:t>
      </w:r>
      <w:r>
        <w:fldChar w:fldCharType="begin"/>
      </w:r>
      <w:r>
        <w:instrText xml:space="preserve"> </w:instrText>
      </w:r>
      <w:r>
        <w:rPr>
          <w:rFonts w:hint="eastAsia"/>
        </w:rPr>
        <w:instrText>REF _Ref494800367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4</w:t>
      </w:r>
      <w:r>
        <w:fldChar w:fldCharType="end"/>
      </w:r>
      <w:r>
        <w:rPr>
          <w:rFonts w:hint="eastAsia"/>
        </w:rPr>
        <w:t>）是</w:t>
      </w:r>
      <w:r>
        <w:t>Principle</w:t>
      </w:r>
      <w:ins w:id="4" w:author="Guo" w:date="2016-04-13T17:06:00Z">
        <w:r>
          <w:rPr>
            <w:rFonts w:hint="eastAsia"/>
          </w:rPr>
          <w:t xml:space="preserve"> </w:t>
        </w:r>
      </w:ins>
      <w:r>
        <w:t>Power</w:t>
      </w:r>
      <w:r>
        <w:t>公司</w:t>
      </w:r>
      <w:r>
        <w:rPr>
          <w:rFonts w:hint="eastAsia"/>
        </w:rPr>
        <w:t>提出的一种三立柱半潜式风力发电机，风机安装在其中的一个立柱上。美国加州伯克利分校（</w:t>
      </w:r>
      <w:r>
        <w:rPr>
          <w:rFonts w:hint="eastAsia"/>
        </w:rPr>
        <w:t>UC Berkeley</w:t>
      </w:r>
      <w:r>
        <w:rPr>
          <w:rFonts w:hint="eastAsia"/>
        </w:rPr>
        <w:t>）船模拖曳水池对</w:t>
      </w:r>
      <w:r>
        <w:rPr>
          <w:rFonts w:hint="eastAsia"/>
        </w:rPr>
        <w:t>5MW</w:t>
      </w:r>
      <w:r>
        <w:rPr>
          <w:rFonts w:hint="eastAsia"/>
        </w:rPr>
        <w:t>“</w:t>
      </w:r>
      <w:proofErr w:type="spellStart"/>
      <w:r>
        <w:rPr>
          <w:rFonts w:hint="eastAsia"/>
        </w:rPr>
        <w:t>WindFloat</w:t>
      </w:r>
      <w:proofErr w:type="spellEnd"/>
      <w:r>
        <w:rPr>
          <w:rFonts w:hint="eastAsia"/>
        </w:rPr>
        <w:t>”概念进行了风、</w:t>
      </w:r>
      <w:proofErr w:type="gramStart"/>
      <w:r>
        <w:rPr>
          <w:rFonts w:hint="eastAsia"/>
        </w:rPr>
        <w:t>浪联合</w:t>
      </w:r>
      <w:proofErr w:type="gramEnd"/>
      <w:r>
        <w:rPr>
          <w:rFonts w:hint="eastAsia"/>
        </w:rPr>
        <w:t>作用模型试验，试验共先后进行了</w:t>
      </w:r>
      <w:r>
        <w:rPr>
          <w:rFonts w:hint="eastAsia"/>
        </w:rPr>
        <w:t>2</w:t>
      </w:r>
      <w:r>
        <w:rPr>
          <w:rFonts w:hint="eastAsia"/>
        </w:rPr>
        <w:t>组，对应模型几何缩尺比分别为</w:t>
      </w:r>
      <w:r>
        <w:rPr>
          <w:rFonts w:hint="eastAsia"/>
        </w:rPr>
        <w:t>1</w:t>
      </w:r>
      <w:r>
        <w:rPr>
          <w:rFonts w:hint="eastAsia"/>
        </w:rPr>
        <w:t>：</w:t>
      </w:r>
      <w:r>
        <w:rPr>
          <w:rFonts w:hint="eastAsia"/>
        </w:rPr>
        <w:t>105</w:t>
      </w:r>
      <w:r>
        <w:rPr>
          <w:rFonts w:hint="eastAsia"/>
        </w:rPr>
        <w:t>和</w:t>
      </w:r>
      <w:r>
        <w:rPr>
          <w:rFonts w:hint="eastAsia"/>
        </w:rPr>
        <w:t>1</w:t>
      </w:r>
      <w:r>
        <w:rPr>
          <w:rFonts w:hint="eastAsia"/>
        </w:rPr>
        <w:t>：</w:t>
      </w:r>
      <w:r>
        <w:rPr>
          <w:rFonts w:hint="eastAsia"/>
        </w:rPr>
        <w:t>67</w:t>
      </w:r>
      <w:r>
        <w:rPr>
          <w:rFonts w:hint="eastAsia"/>
        </w:rPr>
        <w:t>，</w:t>
      </w:r>
      <w:proofErr w:type="spellStart"/>
      <w:r w:rsidR="00BA451C">
        <w:rPr>
          <w:rFonts w:hint="eastAsia"/>
        </w:rPr>
        <w:t>Wind</w:t>
      </w:r>
      <w:r w:rsidR="00BA451C">
        <w:t>float</w:t>
      </w:r>
      <w:proofErr w:type="spellEnd"/>
      <w:r w:rsidR="00BA451C">
        <w:t>试验水池设施</w:t>
      </w:r>
      <w:r>
        <w:rPr>
          <w:rFonts w:hint="eastAsia"/>
        </w:rPr>
        <w:t>如</w:t>
      </w:r>
      <w:r w:rsidR="005B793A">
        <w:rPr>
          <w:highlight w:val="yellow"/>
        </w:rPr>
        <w:fldChar w:fldCharType="begin"/>
      </w:r>
      <w:r w:rsidR="005B793A">
        <w:rPr>
          <w:highlight w:val="yellow"/>
        </w:rPr>
        <w:instrText xml:space="preserve"> REF _Ref494800950 \h </w:instrText>
      </w:r>
      <w:r w:rsidR="005B793A">
        <w:rPr>
          <w:highlight w:val="yellow"/>
        </w:rPr>
      </w:r>
      <w:r w:rsidR="005B793A">
        <w:rPr>
          <w:highlight w:val="yellow"/>
        </w:rPr>
        <w:fldChar w:fldCharType="separate"/>
      </w:r>
      <w:r w:rsidR="005B793A">
        <w:rPr>
          <w:rFonts w:hint="eastAsia"/>
        </w:rPr>
        <w:t>图</w:t>
      </w:r>
      <w:r w:rsidR="005B793A">
        <w:rPr>
          <w:rFonts w:hint="eastAsia"/>
        </w:rPr>
        <w:t xml:space="preserve"> </w:t>
      </w:r>
      <w:r w:rsidR="005B793A">
        <w:rPr>
          <w:noProof/>
        </w:rPr>
        <w:t>2</w:t>
      </w:r>
      <w:r w:rsidR="005B793A">
        <w:noBreakHyphen/>
      </w:r>
      <w:r w:rsidR="005B793A">
        <w:rPr>
          <w:noProof/>
        </w:rPr>
        <w:t>5</w:t>
      </w:r>
      <w:r w:rsidR="005B793A">
        <w:rPr>
          <w:highlight w:val="yellow"/>
        </w:rPr>
        <w:fldChar w:fldCharType="end"/>
      </w:r>
      <w:r>
        <w:rPr>
          <w:rFonts w:hint="eastAsia"/>
        </w:rPr>
        <w:t>所示。</w:t>
      </w:r>
      <w:proofErr w:type="spellStart"/>
      <w:r>
        <w:rPr>
          <w:rFonts w:hint="eastAsia"/>
        </w:rPr>
        <w:t>Cermelli</w:t>
      </w:r>
      <w:proofErr w:type="spellEnd"/>
      <w:r>
        <w:t xml:space="preserve">, </w:t>
      </w:r>
      <w:proofErr w:type="spellStart"/>
      <w:r>
        <w:t>Roddier</w:t>
      </w:r>
      <w:proofErr w:type="spellEnd"/>
      <w:r>
        <w:t>和</w:t>
      </w:r>
      <w:proofErr w:type="spellStart"/>
      <w:r>
        <w:t>Aubault</w:t>
      </w:r>
      <w:proofErr w:type="spellEnd"/>
      <w:r w:rsidR="009D2721">
        <w:fldChar w:fldCharType="begin"/>
      </w:r>
      <w:r w:rsidR="009D2721">
        <w:instrText xml:space="preserve"> ADDIN NE.Ref.{2852447B-08F7-41A1-B369-C463335622A3}</w:instrText>
      </w:r>
      <w:r w:rsidR="009D2721">
        <w:fldChar w:fldCharType="separate"/>
      </w:r>
      <w:r w:rsidR="00F502A3">
        <w:rPr>
          <w:rFonts w:eastAsiaTheme="minorEastAsia"/>
          <w:color w:val="080000"/>
          <w:kern w:val="0"/>
          <w:szCs w:val="24"/>
          <w:vertAlign w:val="superscript"/>
        </w:rPr>
        <w:t>[5]</w:t>
      </w:r>
      <w:r w:rsidR="009D2721">
        <w:fldChar w:fldCharType="end"/>
      </w:r>
      <w:r w:rsidR="009D2721">
        <w:t>等人</w:t>
      </w:r>
      <w:r>
        <w:t>利用一个大圆盘替代</w:t>
      </w:r>
      <w:r>
        <w:rPr>
          <w:rFonts w:hint="eastAsia"/>
        </w:rPr>
        <w:t>风机</w:t>
      </w:r>
      <w:r>
        <w:t>桨叶</w:t>
      </w:r>
      <w:r>
        <w:rPr>
          <w:rFonts w:hint="eastAsia"/>
        </w:rPr>
        <w:t>，</w:t>
      </w:r>
      <w:r w:rsidR="009D2721">
        <w:rPr>
          <w:rFonts w:hint="eastAsia"/>
        </w:rPr>
        <w:t>来吸收风力，以此来提高风轮所受推力。由于圆盘无法产生旋转力矩，</w:t>
      </w:r>
      <w:proofErr w:type="spellStart"/>
      <w:r w:rsidR="009D2721">
        <w:rPr>
          <w:rFonts w:hint="eastAsia"/>
        </w:rPr>
        <w:t>Cer</w:t>
      </w:r>
      <w:r w:rsidR="009D2721">
        <w:t>melli</w:t>
      </w:r>
      <w:proofErr w:type="spellEnd"/>
      <w:r w:rsidR="009D2721">
        <w:t>等人采用一个重物杆在圆盘后方旋转</w:t>
      </w:r>
      <w:r w:rsidR="00394312">
        <w:rPr>
          <w:rFonts w:hint="eastAsia"/>
        </w:rPr>
        <w:t>，</w:t>
      </w:r>
      <w:r w:rsidR="00394312">
        <w:t>以此模拟风力机叶片旋转产生的陀螺力矩</w:t>
      </w:r>
      <w:r w:rsidR="00394312">
        <w:rPr>
          <w:rFonts w:hint="eastAsia"/>
        </w:rPr>
        <w:t>，</w:t>
      </w:r>
      <w:r w:rsidR="00394312">
        <w:t>如</w:t>
      </w:r>
      <w:r w:rsidR="00394312">
        <w:fldChar w:fldCharType="begin"/>
      </w:r>
      <w:r w:rsidR="00394312">
        <w:instrText xml:space="preserve"> REF _Ref494804242 \h </w:instrText>
      </w:r>
      <w:r w:rsidR="00394312">
        <w:fldChar w:fldCharType="separate"/>
      </w:r>
      <w:r w:rsidR="00394312">
        <w:rPr>
          <w:rFonts w:hint="eastAsia"/>
        </w:rPr>
        <w:t>图</w:t>
      </w:r>
      <w:r w:rsidR="00394312">
        <w:rPr>
          <w:rFonts w:hint="eastAsia"/>
        </w:rPr>
        <w:t xml:space="preserve"> </w:t>
      </w:r>
      <w:r w:rsidR="00394312">
        <w:rPr>
          <w:noProof/>
        </w:rPr>
        <w:t>2</w:t>
      </w:r>
      <w:r w:rsidR="00394312">
        <w:noBreakHyphen/>
      </w:r>
      <w:r w:rsidR="00394312">
        <w:rPr>
          <w:noProof/>
        </w:rPr>
        <w:t>6</w:t>
      </w:r>
      <w:r w:rsidR="00394312">
        <w:fldChar w:fldCharType="end"/>
      </w:r>
      <w:r w:rsidR="00394312">
        <w:t>所示</w:t>
      </w:r>
      <w:r w:rsidR="00394312">
        <w:rPr>
          <w:rFonts w:hint="eastAsia"/>
        </w:rPr>
        <w:t>。</w:t>
      </w:r>
      <w:proofErr w:type="spellStart"/>
      <w:r w:rsidR="00EC2966">
        <w:rPr>
          <w:rFonts w:hint="eastAsia"/>
        </w:rPr>
        <w:t>Cermelli</w:t>
      </w:r>
      <w:proofErr w:type="spellEnd"/>
      <w:r w:rsidR="00EC2966">
        <w:rPr>
          <w:rFonts w:hint="eastAsia"/>
        </w:rPr>
        <w:t>等人据此做了一系列试验，最后得出的试验结果与其使用软件进行耦合仿真得到结果相吻合，</w:t>
      </w:r>
      <w:r w:rsidR="00065A6D">
        <w:rPr>
          <w:rFonts w:hint="eastAsia"/>
        </w:rPr>
        <w:t>取得了具有一定参考价值的成果。但是该试验存在不可忽视误差，比如叶片及整体</w:t>
      </w:r>
      <w:r w:rsidR="00EC2966">
        <w:rPr>
          <w:rFonts w:hint="eastAsia"/>
        </w:rPr>
        <w:t>重量重心的控制，</w:t>
      </w:r>
      <w:r w:rsidR="00065A6D">
        <w:rPr>
          <w:rFonts w:hint="eastAsia"/>
        </w:rPr>
        <w:t>模型</w:t>
      </w:r>
      <w:r w:rsidR="00EC2966">
        <w:rPr>
          <w:rFonts w:hint="eastAsia"/>
        </w:rPr>
        <w:t>主动舍弃了</w:t>
      </w:r>
      <w:r w:rsidR="00065A6D">
        <w:rPr>
          <w:rFonts w:hint="eastAsia"/>
        </w:rPr>
        <w:t>与原型机</w:t>
      </w:r>
      <w:r w:rsidR="00EC2966">
        <w:rPr>
          <w:rFonts w:hint="eastAsia"/>
        </w:rPr>
        <w:t>空气动力相似，无法模拟风轮转速变化得工况，无法模拟风力机顺桨等等。</w:t>
      </w:r>
    </w:p>
    <w:p w:rsidR="00D94A20" w:rsidRDefault="00D94A20" w:rsidP="009D2721">
      <w:pPr>
        <w:ind w:firstLine="480"/>
      </w:pPr>
    </w:p>
    <w:p w:rsidR="00D94A20" w:rsidRDefault="00D94A20" w:rsidP="009D2721">
      <w:pPr>
        <w:ind w:firstLine="480"/>
      </w:pPr>
    </w:p>
    <w:p w:rsidR="00280228" w:rsidRDefault="00404FFA" w:rsidP="00280228">
      <w:pPr>
        <w:pStyle w:val="a5"/>
        <w:keepNext/>
        <w:ind w:firstLine="420"/>
      </w:pPr>
      <w:r>
        <w:rPr>
          <w:noProof/>
          <w:lang w:val="en-US" w:eastAsia="zh-CN"/>
        </w:rPr>
        <w:lastRenderedPageBreak/>
        <w:drawing>
          <wp:inline distT="0" distB="0" distL="0" distR="0" wp14:anchorId="40DB694A" wp14:editId="3C632169">
            <wp:extent cx="2289738" cy="17155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dfloa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122" cy="1733781"/>
                    </a:xfrm>
                    <a:prstGeom prst="rect">
                      <a:avLst/>
                    </a:prstGeom>
                  </pic:spPr>
                </pic:pic>
              </a:graphicData>
            </a:graphic>
          </wp:inline>
        </w:drawing>
      </w:r>
    </w:p>
    <w:p w:rsidR="00404FFA" w:rsidRDefault="00280228" w:rsidP="00280228">
      <w:pPr>
        <w:pStyle w:val="a5"/>
        <w:ind w:firstLine="420"/>
      </w:pPr>
      <w:r>
        <w:rPr>
          <w:rFonts w:hint="eastAsia"/>
        </w:rPr>
        <w:t>图</w:t>
      </w:r>
      <w:r>
        <w:rPr>
          <w:rFonts w:hint="eastAsia"/>
        </w:rPr>
        <w:t xml:space="preserve"> </w:t>
      </w:r>
      <w:r w:rsidR="00E1778C">
        <w:fldChar w:fldCharType="begin"/>
      </w:r>
      <w:r w:rsidR="00E1778C">
        <w:instrText xml:space="preserve"> </w:instrText>
      </w:r>
      <w:r w:rsidR="00E1778C">
        <w:rPr>
          <w:rFonts w:hint="eastAsia"/>
        </w:rPr>
        <w:instrText>STYLEREF 1 \s</w:instrText>
      </w:r>
      <w:r w:rsidR="00E1778C">
        <w:instrText xml:space="preserve">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w:instrText>
      </w:r>
      <w:r w:rsidR="00E1778C">
        <w:rPr>
          <w:rFonts w:hint="eastAsia"/>
        </w:rPr>
        <w:instrText xml:space="preserve">SEQ </w:instrText>
      </w:r>
      <w:r w:rsidR="00E1778C">
        <w:rPr>
          <w:rFonts w:hint="eastAsia"/>
        </w:rPr>
        <w:instrText>图</w:instrText>
      </w:r>
      <w:r w:rsidR="00E1778C">
        <w:rPr>
          <w:rFonts w:hint="eastAsia"/>
        </w:rPr>
        <w:instrText xml:space="preserve"> \* ARABIC \s 1</w:instrText>
      </w:r>
      <w:r w:rsidR="00E1778C">
        <w:instrText xml:space="preserve"> </w:instrText>
      </w:r>
      <w:r w:rsidR="00E1778C">
        <w:fldChar w:fldCharType="separate"/>
      </w:r>
      <w:r w:rsidR="00E1778C">
        <w:rPr>
          <w:noProof/>
        </w:rPr>
        <w:t>4</w:t>
      </w:r>
      <w:r w:rsidR="00E1778C">
        <w:fldChar w:fldCharType="end"/>
      </w:r>
      <w:r>
        <w:t xml:space="preserve"> </w:t>
      </w:r>
      <w:proofErr w:type="spellStart"/>
      <w:r w:rsidRPr="005610DA">
        <w:rPr>
          <w:rFonts w:hint="eastAsia"/>
        </w:rPr>
        <w:t>Windfloat</w:t>
      </w:r>
      <w:r w:rsidRPr="005610DA">
        <w:rPr>
          <w:rFonts w:hint="eastAsia"/>
        </w:rPr>
        <w:t>概念风力机</w:t>
      </w:r>
      <w:proofErr w:type="spellEnd"/>
    </w:p>
    <w:p w:rsidR="00404FFA" w:rsidRDefault="00404FFA" w:rsidP="00404FFA">
      <w:pPr>
        <w:pStyle w:val="a5"/>
        <w:ind w:firstLine="420"/>
      </w:pPr>
      <w:r>
        <w:t xml:space="preserve">Figure </w:t>
      </w:r>
      <w:r w:rsidR="00E1778C">
        <w:fldChar w:fldCharType="begin"/>
      </w:r>
      <w:r w:rsidR="00E1778C">
        <w:instrText xml:space="preserve"> STYLEREF 1 \s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SEQ Figure \* ARABIC \s 1 </w:instrText>
      </w:r>
      <w:r w:rsidR="00E1778C">
        <w:fldChar w:fldCharType="separate"/>
      </w:r>
      <w:r w:rsidR="00E1778C">
        <w:rPr>
          <w:noProof/>
        </w:rPr>
        <w:t>4</w:t>
      </w:r>
      <w:r w:rsidR="00E1778C">
        <w:fldChar w:fldCharType="end"/>
      </w:r>
      <w:r>
        <w:t xml:space="preserve"> </w:t>
      </w:r>
      <w:proofErr w:type="spellStart"/>
      <w:r>
        <w:t>Windfloat</w:t>
      </w:r>
      <w:proofErr w:type="spellEnd"/>
      <w:r>
        <w:t xml:space="preserve"> concept </w:t>
      </w:r>
      <w:r>
        <w:rPr>
          <w:rFonts w:hint="eastAsia"/>
          <w:lang w:eastAsia="zh-CN"/>
        </w:rPr>
        <w:t>wind</w:t>
      </w:r>
      <w:r>
        <w:t xml:space="preserve"> turbine</w:t>
      </w:r>
    </w:p>
    <w:p w:rsidR="00404FFA" w:rsidRDefault="00404FFA" w:rsidP="00404FFA">
      <w:pPr>
        <w:ind w:firstLine="480"/>
      </w:pPr>
    </w:p>
    <w:p w:rsidR="005B793A" w:rsidRDefault="005B793A" w:rsidP="005B793A">
      <w:pPr>
        <w:pStyle w:val="a5"/>
        <w:keepNext/>
        <w:ind w:firstLine="420"/>
      </w:pPr>
      <w:r>
        <w:rPr>
          <w:noProof/>
          <w:lang w:val="en-US" w:eastAsia="zh-CN"/>
        </w:rPr>
        <w:drawing>
          <wp:inline distT="0" distB="0" distL="0" distR="0" wp14:anchorId="653F2C4B" wp14:editId="43932990">
            <wp:extent cx="1891030" cy="14401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1030" cy="1440180"/>
                    </a:xfrm>
                    <a:prstGeom prst="rect">
                      <a:avLst/>
                    </a:prstGeom>
                    <a:noFill/>
                    <a:ln>
                      <a:noFill/>
                    </a:ln>
                  </pic:spPr>
                </pic:pic>
              </a:graphicData>
            </a:graphic>
          </wp:inline>
        </w:drawing>
      </w:r>
    </w:p>
    <w:p w:rsidR="005B793A" w:rsidRDefault="005B793A" w:rsidP="005B793A">
      <w:pPr>
        <w:pStyle w:val="a5"/>
        <w:ind w:firstLine="420"/>
      </w:pPr>
      <w:bookmarkStart w:id="5" w:name="_Ref494800950"/>
      <w:bookmarkStart w:id="6" w:name="_Ref494800938"/>
      <w:r>
        <w:rPr>
          <w:rFonts w:hint="eastAsia"/>
        </w:rPr>
        <w:t>图</w:t>
      </w:r>
      <w:r>
        <w:rPr>
          <w:rFonts w:hint="eastAsia"/>
        </w:rPr>
        <w:t xml:space="preserve"> </w:t>
      </w:r>
      <w:r w:rsidR="00E1778C">
        <w:fldChar w:fldCharType="begin"/>
      </w:r>
      <w:r w:rsidR="00E1778C">
        <w:instrText xml:space="preserve"> </w:instrText>
      </w:r>
      <w:r w:rsidR="00E1778C">
        <w:rPr>
          <w:rFonts w:hint="eastAsia"/>
        </w:rPr>
        <w:instrText>STYLEREF 1 \s</w:instrText>
      </w:r>
      <w:r w:rsidR="00E1778C">
        <w:instrText xml:space="preserve">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w:instrText>
      </w:r>
      <w:r w:rsidR="00E1778C">
        <w:rPr>
          <w:rFonts w:hint="eastAsia"/>
        </w:rPr>
        <w:instrText xml:space="preserve">SEQ </w:instrText>
      </w:r>
      <w:r w:rsidR="00E1778C">
        <w:rPr>
          <w:rFonts w:hint="eastAsia"/>
        </w:rPr>
        <w:instrText>图</w:instrText>
      </w:r>
      <w:r w:rsidR="00E1778C">
        <w:rPr>
          <w:rFonts w:hint="eastAsia"/>
        </w:rPr>
        <w:instrText xml:space="preserve"> \* ARABIC \s 1</w:instrText>
      </w:r>
      <w:r w:rsidR="00E1778C">
        <w:instrText xml:space="preserve"> </w:instrText>
      </w:r>
      <w:r w:rsidR="00E1778C">
        <w:fldChar w:fldCharType="separate"/>
      </w:r>
      <w:r w:rsidR="00E1778C">
        <w:rPr>
          <w:noProof/>
        </w:rPr>
        <w:t>5</w:t>
      </w:r>
      <w:r w:rsidR="00E1778C">
        <w:fldChar w:fldCharType="end"/>
      </w:r>
      <w:bookmarkEnd w:id="5"/>
      <w:r>
        <w:t xml:space="preserve"> </w:t>
      </w:r>
      <w:proofErr w:type="spellStart"/>
      <w:r>
        <w:t>Windfloat</w:t>
      </w:r>
      <w:r>
        <w:t>水池模型</w:t>
      </w:r>
      <w:bookmarkEnd w:id="6"/>
      <w:proofErr w:type="spellEnd"/>
    </w:p>
    <w:p w:rsidR="00404FFA" w:rsidRDefault="005B793A" w:rsidP="005B793A">
      <w:pPr>
        <w:pStyle w:val="a5"/>
        <w:ind w:firstLine="420"/>
      </w:pPr>
      <w:r>
        <w:t xml:space="preserve">Figure </w:t>
      </w:r>
      <w:r w:rsidR="00E1778C">
        <w:fldChar w:fldCharType="begin"/>
      </w:r>
      <w:r w:rsidR="00E1778C">
        <w:instrText xml:space="preserve"> STYLEREF 1 \s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SEQ Figure \* ARABIC \s 1 </w:instrText>
      </w:r>
      <w:r w:rsidR="00E1778C">
        <w:fldChar w:fldCharType="separate"/>
      </w:r>
      <w:r w:rsidR="00E1778C">
        <w:rPr>
          <w:noProof/>
        </w:rPr>
        <w:t>5</w:t>
      </w:r>
      <w:r w:rsidR="00E1778C">
        <w:fldChar w:fldCharType="end"/>
      </w:r>
      <w:r>
        <w:t xml:space="preserve"> </w:t>
      </w:r>
      <w:proofErr w:type="spellStart"/>
      <w:r>
        <w:t>Windfloat</w:t>
      </w:r>
      <w:proofErr w:type="spellEnd"/>
      <w:r>
        <w:t xml:space="preserve"> basin model</w:t>
      </w:r>
    </w:p>
    <w:p w:rsidR="00394312" w:rsidRDefault="00394312" w:rsidP="005B793A">
      <w:pPr>
        <w:pStyle w:val="a5"/>
        <w:ind w:firstLine="420"/>
      </w:pPr>
    </w:p>
    <w:p w:rsidR="00394312" w:rsidRDefault="00394312" w:rsidP="00394312">
      <w:pPr>
        <w:pStyle w:val="a5"/>
        <w:keepNext/>
        <w:ind w:firstLine="420"/>
      </w:pPr>
      <w:r>
        <w:rPr>
          <w:noProof/>
          <w:lang w:val="en-US" w:eastAsia="zh-CN"/>
        </w:rPr>
        <w:drawing>
          <wp:inline distT="0" distB="0" distL="0" distR="0" wp14:anchorId="7FAE5DDD" wp14:editId="5F53DE58">
            <wp:extent cx="2058670" cy="14401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8670" cy="1440180"/>
                    </a:xfrm>
                    <a:prstGeom prst="rect">
                      <a:avLst/>
                    </a:prstGeom>
                    <a:noFill/>
                    <a:ln>
                      <a:noFill/>
                    </a:ln>
                  </pic:spPr>
                </pic:pic>
              </a:graphicData>
            </a:graphic>
          </wp:inline>
        </w:drawing>
      </w:r>
    </w:p>
    <w:p w:rsidR="00394312" w:rsidRDefault="00394312" w:rsidP="00280228">
      <w:pPr>
        <w:pStyle w:val="a5"/>
        <w:ind w:firstLine="420"/>
      </w:pPr>
      <w:bookmarkStart w:id="7" w:name="_Ref494804242"/>
      <w:r>
        <w:rPr>
          <w:rFonts w:hint="eastAsia"/>
        </w:rPr>
        <w:t>图</w:t>
      </w:r>
      <w:r>
        <w:rPr>
          <w:rFonts w:hint="eastAsia"/>
        </w:rPr>
        <w:t xml:space="preserve"> </w:t>
      </w:r>
      <w:r w:rsidR="00E1778C">
        <w:fldChar w:fldCharType="begin"/>
      </w:r>
      <w:r w:rsidR="00E1778C">
        <w:instrText xml:space="preserve"> </w:instrText>
      </w:r>
      <w:r w:rsidR="00E1778C">
        <w:rPr>
          <w:rFonts w:hint="eastAsia"/>
        </w:rPr>
        <w:instrText>STYLEREF 1 \s</w:instrText>
      </w:r>
      <w:r w:rsidR="00E1778C">
        <w:instrText xml:space="preserve">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w:instrText>
      </w:r>
      <w:r w:rsidR="00E1778C">
        <w:rPr>
          <w:rFonts w:hint="eastAsia"/>
        </w:rPr>
        <w:instrText xml:space="preserve">SEQ </w:instrText>
      </w:r>
      <w:r w:rsidR="00E1778C">
        <w:rPr>
          <w:rFonts w:hint="eastAsia"/>
        </w:rPr>
        <w:instrText>图</w:instrText>
      </w:r>
      <w:r w:rsidR="00E1778C">
        <w:rPr>
          <w:rFonts w:hint="eastAsia"/>
        </w:rPr>
        <w:instrText xml:space="preserve"> \* ARABIC \s 1</w:instrText>
      </w:r>
      <w:r w:rsidR="00E1778C">
        <w:instrText xml:space="preserve"> </w:instrText>
      </w:r>
      <w:r w:rsidR="00E1778C">
        <w:fldChar w:fldCharType="separate"/>
      </w:r>
      <w:r w:rsidR="00E1778C">
        <w:rPr>
          <w:noProof/>
        </w:rPr>
        <w:t>6</w:t>
      </w:r>
      <w:r w:rsidR="00E1778C">
        <w:fldChar w:fldCharType="end"/>
      </w:r>
      <w:bookmarkEnd w:id="7"/>
      <w:r>
        <w:t xml:space="preserve"> </w:t>
      </w:r>
      <w:proofErr w:type="spellStart"/>
      <w:r>
        <w:t>Windfloat</w:t>
      </w:r>
      <w:r>
        <w:t>陀螺力矩模拟装置</w:t>
      </w:r>
      <w:proofErr w:type="spellEnd"/>
    </w:p>
    <w:p w:rsidR="00394312" w:rsidRDefault="00394312" w:rsidP="00280228">
      <w:pPr>
        <w:pStyle w:val="a5"/>
        <w:ind w:firstLine="420"/>
      </w:pPr>
      <w:r>
        <w:t xml:space="preserve">Figure </w:t>
      </w:r>
      <w:r w:rsidR="00E1778C">
        <w:fldChar w:fldCharType="begin"/>
      </w:r>
      <w:r w:rsidR="00E1778C">
        <w:instrText xml:space="preserve"> STYLEREF 1 \s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SEQ Figure \* ARABIC \s 1 </w:instrText>
      </w:r>
      <w:r w:rsidR="00E1778C">
        <w:fldChar w:fldCharType="separate"/>
      </w:r>
      <w:r w:rsidR="00E1778C">
        <w:rPr>
          <w:noProof/>
        </w:rPr>
        <w:t>6</w:t>
      </w:r>
      <w:r w:rsidR="00E1778C">
        <w:fldChar w:fldCharType="end"/>
      </w:r>
      <w:r>
        <w:t xml:space="preserve"> </w:t>
      </w:r>
      <w:proofErr w:type="spellStart"/>
      <w:r>
        <w:t>Windfloat</w:t>
      </w:r>
      <w:proofErr w:type="spellEnd"/>
      <w:r>
        <w:t xml:space="preserve"> gyroscopic moment simulator</w:t>
      </w:r>
    </w:p>
    <w:p w:rsidR="00D94A20" w:rsidRDefault="00D94A20" w:rsidP="00D94A20">
      <w:pPr>
        <w:ind w:firstLine="480"/>
      </w:pPr>
      <w:r>
        <w:rPr>
          <w:rFonts w:hint="eastAsia"/>
        </w:rPr>
        <w:t>2014</w:t>
      </w:r>
      <w:r>
        <w:rPr>
          <w:rFonts w:hint="eastAsia"/>
        </w:rPr>
        <w:t>年，</w:t>
      </w:r>
      <w:proofErr w:type="spellStart"/>
      <w:r w:rsidRPr="00491CAD">
        <w:t>Azcona</w:t>
      </w:r>
      <w:proofErr w:type="spellEnd"/>
      <w:r w:rsidRPr="00491CAD">
        <w:t xml:space="preserve">, </w:t>
      </w:r>
      <w:proofErr w:type="spellStart"/>
      <w:r w:rsidRPr="00491CAD">
        <w:t>Bouchotrouch</w:t>
      </w:r>
      <w:proofErr w:type="spellEnd"/>
      <w:r w:rsidRPr="00491CAD">
        <w:t xml:space="preserve">, González, </w:t>
      </w:r>
      <w:proofErr w:type="spellStart"/>
      <w:r w:rsidRPr="00491CAD">
        <w:t>Garciandía</w:t>
      </w:r>
      <w:proofErr w:type="spellEnd"/>
      <w:r w:rsidRPr="00491CAD">
        <w:t xml:space="preserve">, </w:t>
      </w:r>
      <w:proofErr w:type="spellStart"/>
      <w:r w:rsidRPr="00491CAD">
        <w:t>Munduate</w:t>
      </w:r>
      <w:proofErr w:type="spellEnd"/>
      <w:r w:rsidRPr="00491CAD">
        <w:t xml:space="preserve">, </w:t>
      </w:r>
      <w:proofErr w:type="spellStart"/>
      <w:r w:rsidRPr="00491CAD">
        <w:t>Kelberlau</w:t>
      </w:r>
      <w:proofErr w:type="spellEnd"/>
      <w:r w:rsidRPr="00491CAD">
        <w:rPr>
          <w:rFonts w:hint="eastAsia"/>
        </w:rPr>
        <w:t>以及</w:t>
      </w:r>
      <w:proofErr w:type="spellStart"/>
      <w:r w:rsidRPr="00491CAD">
        <w:t>Nygaard</w:t>
      </w:r>
      <w:proofErr w:type="spellEnd"/>
      <w:r>
        <w:fldChar w:fldCharType="begin"/>
      </w:r>
      <w:r>
        <w:instrText xml:space="preserve"> ADDIN NE.Ref.{874BEBDD-DFAF-45C4-9278-E7B15907EA1A}</w:instrText>
      </w:r>
      <w:r>
        <w:fldChar w:fldCharType="separate"/>
      </w:r>
      <w:r w:rsidR="00F502A3">
        <w:rPr>
          <w:rFonts w:eastAsiaTheme="minorEastAsia"/>
          <w:color w:val="080000"/>
          <w:kern w:val="0"/>
          <w:szCs w:val="24"/>
          <w:vertAlign w:val="superscript"/>
        </w:rPr>
        <w:t>[6]</w:t>
      </w:r>
      <w:r>
        <w:fldChar w:fldCharType="end"/>
      </w:r>
      <w:r>
        <w:t>等人</w:t>
      </w:r>
      <w:r w:rsidR="00F86BE9">
        <w:t>提出一种新思路</w:t>
      </w:r>
      <w:r w:rsidR="00F86BE9">
        <w:rPr>
          <w:rFonts w:hint="eastAsia"/>
        </w:rPr>
        <w:t>，</w:t>
      </w:r>
      <w:r w:rsidR="001B1344">
        <w:rPr>
          <w:rFonts w:hint="eastAsia"/>
        </w:rPr>
        <w:t>如</w:t>
      </w:r>
      <w:r w:rsidR="001B1344">
        <w:fldChar w:fldCharType="begin"/>
      </w:r>
      <w:r w:rsidR="001B1344">
        <w:instrText xml:space="preserve"> </w:instrText>
      </w:r>
      <w:r w:rsidR="001B1344">
        <w:rPr>
          <w:rFonts w:hint="eastAsia"/>
        </w:rPr>
        <w:instrText>REF _Ref494829419</w:instrText>
      </w:r>
      <w:r w:rsidR="001B1344">
        <w:instrText xml:space="preserve"> </w:instrText>
      </w:r>
      <w:r w:rsidR="001B1344">
        <w:fldChar w:fldCharType="separate"/>
      </w:r>
      <w:r w:rsidR="001B1344">
        <w:rPr>
          <w:rFonts w:hint="eastAsia"/>
        </w:rPr>
        <w:t>图</w:t>
      </w:r>
      <w:r w:rsidR="001B1344">
        <w:rPr>
          <w:rFonts w:hint="eastAsia"/>
        </w:rPr>
        <w:t xml:space="preserve"> </w:t>
      </w:r>
      <w:r w:rsidR="001B1344">
        <w:rPr>
          <w:noProof/>
        </w:rPr>
        <w:t>2</w:t>
      </w:r>
      <w:r w:rsidR="001B1344">
        <w:noBreakHyphen/>
      </w:r>
      <w:r w:rsidR="001B1344">
        <w:rPr>
          <w:noProof/>
        </w:rPr>
        <w:t>7</w:t>
      </w:r>
      <w:r w:rsidR="001B1344">
        <w:t xml:space="preserve"> </w:t>
      </w:r>
      <w:r w:rsidR="001B1344">
        <w:fldChar w:fldCharType="end"/>
      </w:r>
      <w:r w:rsidR="001B1344">
        <w:rPr>
          <w:rFonts w:hint="eastAsia"/>
        </w:rPr>
        <w:t>所示，</w:t>
      </w:r>
      <w:r>
        <w:t>将</w:t>
      </w:r>
      <w:r w:rsidR="00280228">
        <w:t>无刷电机驱动的</w:t>
      </w:r>
      <w:r>
        <w:t>导管风扇置于模型风力机塔筒</w:t>
      </w:r>
      <w:r w:rsidR="00280228">
        <w:rPr>
          <w:rFonts w:hint="eastAsia"/>
        </w:rPr>
        <w:t>顶部</w:t>
      </w:r>
      <w:r>
        <w:rPr>
          <w:rFonts w:hint="eastAsia"/>
        </w:rPr>
        <w:t>，通过风扇高速旋转产生作用力模拟风力机推力</w:t>
      </w:r>
      <w:r w:rsidR="00280228">
        <w:rPr>
          <w:rFonts w:hint="eastAsia"/>
        </w:rPr>
        <w:t>。该风扇</w:t>
      </w:r>
      <w:r w:rsidR="00280228">
        <w:t>通过</w:t>
      </w:r>
      <w:r>
        <w:t>闭环反馈机制</w:t>
      </w:r>
      <w:r w:rsidR="00280228">
        <w:t>可以</w:t>
      </w:r>
      <w:r>
        <w:t>实时调整风扇转速从而改变作用力大小</w:t>
      </w:r>
      <w:r w:rsidR="00CB206B">
        <w:rPr>
          <w:rFonts w:hint="eastAsia"/>
        </w:rPr>
        <w:t>。</w:t>
      </w:r>
      <w:r w:rsidR="00CB206B">
        <w:t>试验满足</w:t>
      </w:r>
      <w:proofErr w:type="gramStart"/>
      <w:r w:rsidR="00CB206B">
        <w:t>付汝德</w:t>
      </w:r>
      <w:proofErr w:type="gramEnd"/>
      <w:r w:rsidR="00CB206B">
        <w:t>相似条件</w:t>
      </w:r>
      <w:r w:rsidR="00CB206B">
        <w:rPr>
          <w:rFonts w:hint="eastAsia"/>
        </w:rPr>
        <w:t>，</w:t>
      </w:r>
      <w:r w:rsidR="00CB206B">
        <w:t>设置缩尺比为</w:t>
      </w:r>
      <w:r w:rsidR="00CB206B">
        <w:rPr>
          <w:rFonts w:hint="eastAsia"/>
        </w:rPr>
        <w:t>1:40</w:t>
      </w:r>
      <w:r w:rsidR="001B1344">
        <w:rPr>
          <w:rFonts w:hint="eastAsia"/>
        </w:rPr>
        <w:t>进行了多项试验</w:t>
      </w:r>
      <w:r w:rsidR="00CB206B">
        <w:rPr>
          <w:rFonts w:hint="eastAsia"/>
        </w:rPr>
        <w:t>，</w:t>
      </w:r>
      <w:r w:rsidR="0065701D">
        <w:rPr>
          <w:rFonts w:hint="eastAsia"/>
        </w:rPr>
        <w:t>最后试验结果和计算结果对比，</w:t>
      </w:r>
      <w:r w:rsidR="000E443D">
        <w:rPr>
          <w:rFonts w:hint="eastAsia"/>
        </w:rPr>
        <w:t>显示大</w:t>
      </w:r>
      <w:r w:rsidR="0065701D">
        <w:rPr>
          <w:rFonts w:hint="eastAsia"/>
        </w:rPr>
        <w:t>体</w:t>
      </w:r>
      <w:r w:rsidR="000E443D">
        <w:rPr>
          <w:rFonts w:hint="eastAsia"/>
        </w:rPr>
        <w:t>两者</w:t>
      </w:r>
      <w:r w:rsidR="0065701D">
        <w:rPr>
          <w:rFonts w:hint="eastAsia"/>
        </w:rPr>
        <w:t>对应</w:t>
      </w:r>
      <w:r w:rsidR="000E443D">
        <w:rPr>
          <w:rFonts w:hint="eastAsia"/>
        </w:rPr>
        <w:t>得</w:t>
      </w:r>
      <w:r w:rsidR="0065701D">
        <w:rPr>
          <w:rFonts w:hint="eastAsia"/>
        </w:rPr>
        <w:t>较好。</w:t>
      </w:r>
      <w:r w:rsidR="000E443D">
        <w:rPr>
          <w:rFonts w:hint="eastAsia"/>
        </w:rPr>
        <w:t>但是同样，此方法仍是牺牲了一些相似条件，试验过程没有考虑陀螺力矩对平台的作用。实际上，风力机叶片旋转产生的陀螺力矩可以有效减小浮式基础的纵摇响应幅值，利于稳定平台。</w:t>
      </w:r>
    </w:p>
    <w:p w:rsidR="00404FFA" w:rsidRDefault="00404FFA" w:rsidP="00404FFA">
      <w:pPr>
        <w:ind w:firstLine="480"/>
      </w:pPr>
    </w:p>
    <w:p w:rsidR="0065701D" w:rsidRDefault="00D94A20" w:rsidP="0065701D">
      <w:pPr>
        <w:pStyle w:val="a5"/>
        <w:keepNext/>
        <w:ind w:firstLine="420"/>
      </w:pPr>
      <w:r w:rsidRPr="00D94A20">
        <w:rPr>
          <w:rFonts w:hint="eastAsia"/>
          <w:noProof/>
          <w:lang w:val="en-US" w:eastAsia="zh-CN"/>
        </w:rPr>
        <w:lastRenderedPageBreak/>
        <w:drawing>
          <wp:inline distT="0" distB="0" distL="0" distR="0" wp14:anchorId="11388BA2" wp14:editId="41517655">
            <wp:extent cx="1594131" cy="2539393"/>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7229" cy="2544327"/>
                    </a:xfrm>
                    <a:prstGeom prst="rect">
                      <a:avLst/>
                    </a:prstGeom>
                    <a:noFill/>
                    <a:ln>
                      <a:noFill/>
                    </a:ln>
                  </pic:spPr>
                </pic:pic>
              </a:graphicData>
            </a:graphic>
          </wp:inline>
        </w:drawing>
      </w:r>
    </w:p>
    <w:p w:rsidR="0065701D" w:rsidRDefault="0065701D" w:rsidP="0065701D">
      <w:pPr>
        <w:pStyle w:val="a5"/>
        <w:ind w:firstLine="420"/>
      </w:pPr>
      <w:bookmarkStart w:id="8" w:name="_Ref494829419"/>
      <w:r>
        <w:rPr>
          <w:rFonts w:hint="eastAsia"/>
        </w:rPr>
        <w:t>图</w:t>
      </w:r>
      <w:r>
        <w:rPr>
          <w:rFonts w:hint="eastAsia"/>
        </w:rPr>
        <w:t xml:space="preserve"> </w:t>
      </w:r>
      <w:r w:rsidR="00E1778C">
        <w:fldChar w:fldCharType="begin"/>
      </w:r>
      <w:r w:rsidR="00E1778C">
        <w:instrText xml:space="preserve"> </w:instrText>
      </w:r>
      <w:r w:rsidR="00E1778C">
        <w:rPr>
          <w:rFonts w:hint="eastAsia"/>
        </w:rPr>
        <w:instrText>STYLEREF 1 \s</w:instrText>
      </w:r>
      <w:r w:rsidR="00E1778C">
        <w:instrText xml:space="preserve">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w:instrText>
      </w:r>
      <w:r w:rsidR="00E1778C">
        <w:rPr>
          <w:rFonts w:hint="eastAsia"/>
        </w:rPr>
        <w:instrText xml:space="preserve">SEQ </w:instrText>
      </w:r>
      <w:r w:rsidR="00E1778C">
        <w:rPr>
          <w:rFonts w:hint="eastAsia"/>
        </w:rPr>
        <w:instrText>图</w:instrText>
      </w:r>
      <w:r w:rsidR="00E1778C">
        <w:rPr>
          <w:rFonts w:hint="eastAsia"/>
        </w:rPr>
        <w:instrText xml:space="preserve"> \* ARABIC \s 1</w:instrText>
      </w:r>
      <w:r w:rsidR="00E1778C">
        <w:instrText xml:space="preserve"> </w:instrText>
      </w:r>
      <w:r w:rsidR="00E1778C">
        <w:fldChar w:fldCharType="separate"/>
      </w:r>
      <w:r w:rsidR="00E1778C">
        <w:rPr>
          <w:noProof/>
        </w:rPr>
        <w:t>7</w:t>
      </w:r>
      <w:r w:rsidR="00E1778C">
        <w:fldChar w:fldCharType="end"/>
      </w:r>
      <w:r>
        <w:t xml:space="preserve"> </w:t>
      </w:r>
      <w:r>
        <w:rPr>
          <w:rFonts w:hint="eastAsia"/>
          <w:lang w:eastAsia="zh-CN"/>
        </w:rPr>
        <w:t>使用</w:t>
      </w:r>
      <w:r w:rsidR="001B1344">
        <w:rPr>
          <w:rFonts w:hint="eastAsia"/>
          <w:lang w:eastAsia="zh-CN"/>
        </w:rPr>
        <w:t>导管风扇替代模型叶片</w:t>
      </w:r>
      <w:bookmarkEnd w:id="8"/>
    </w:p>
    <w:p w:rsidR="00404FFA" w:rsidRDefault="0065701D" w:rsidP="0065701D">
      <w:pPr>
        <w:pStyle w:val="a5"/>
        <w:ind w:firstLine="420"/>
      </w:pPr>
      <w:r>
        <w:t xml:space="preserve">Figure </w:t>
      </w:r>
      <w:r w:rsidR="00E1778C">
        <w:fldChar w:fldCharType="begin"/>
      </w:r>
      <w:r w:rsidR="00E1778C">
        <w:instrText xml:space="preserve"> STYLEREF 1 \s </w:instrText>
      </w:r>
      <w:r w:rsidR="00E1778C">
        <w:fldChar w:fldCharType="separate"/>
      </w:r>
      <w:r w:rsidR="00E1778C">
        <w:rPr>
          <w:noProof/>
        </w:rPr>
        <w:t>2</w:t>
      </w:r>
      <w:r w:rsidR="00E1778C">
        <w:fldChar w:fldCharType="end"/>
      </w:r>
      <w:r w:rsidR="00E1778C">
        <w:noBreakHyphen/>
      </w:r>
      <w:r w:rsidR="00E1778C">
        <w:fldChar w:fldCharType="begin"/>
      </w:r>
      <w:r w:rsidR="00E1778C">
        <w:instrText xml:space="preserve"> SEQ Figure \* ARABIC \s 1 </w:instrText>
      </w:r>
      <w:r w:rsidR="00E1778C">
        <w:fldChar w:fldCharType="separate"/>
      </w:r>
      <w:r w:rsidR="00E1778C">
        <w:rPr>
          <w:noProof/>
        </w:rPr>
        <w:t>7</w:t>
      </w:r>
      <w:r w:rsidR="00E1778C">
        <w:fldChar w:fldCharType="end"/>
      </w:r>
      <w:r>
        <w:t xml:space="preserve"> </w:t>
      </w:r>
      <w:r>
        <w:rPr>
          <w:rFonts w:hint="eastAsia"/>
          <w:lang w:eastAsia="zh-CN"/>
        </w:rPr>
        <w:t>duc</w:t>
      </w:r>
      <w:r>
        <w:rPr>
          <w:lang w:eastAsia="zh-CN"/>
        </w:rPr>
        <w:t>ted fan used to replace model blade</w:t>
      </w:r>
    </w:p>
    <w:p w:rsidR="00404FFA" w:rsidRDefault="00404FFA" w:rsidP="00404FFA">
      <w:pPr>
        <w:ind w:firstLine="480"/>
      </w:pPr>
    </w:p>
    <w:p w:rsidR="00B56A3C" w:rsidRDefault="00B56A3C" w:rsidP="00404FFA">
      <w:pPr>
        <w:ind w:firstLine="480"/>
      </w:pPr>
      <w:r>
        <w:t>在</w:t>
      </w:r>
      <w:r>
        <w:rPr>
          <w:rFonts w:hint="eastAsia"/>
        </w:rPr>
        <w:t>2011</w:t>
      </w:r>
      <w:r>
        <w:rPr>
          <w:rFonts w:hint="eastAsia"/>
        </w:rPr>
        <w:t>年，</w:t>
      </w:r>
      <w:r w:rsidR="009F5BEF">
        <w:rPr>
          <w:rFonts w:hint="eastAsia"/>
        </w:rPr>
        <w:t>由美国缅因大学牵头的</w:t>
      </w:r>
      <w:proofErr w:type="spellStart"/>
      <w:r w:rsidR="009F5BEF">
        <w:rPr>
          <w:rFonts w:hint="eastAsia"/>
        </w:rPr>
        <w:t>Deep</w:t>
      </w:r>
      <w:r w:rsidR="009F5BEF">
        <w:t>Cwind</w:t>
      </w:r>
      <w:proofErr w:type="spellEnd"/>
      <w:r w:rsidR="009F5BEF">
        <w:t>联合会</w:t>
      </w:r>
      <w:r w:rsidR="009F5BEF">
        <w:rPr>
          <w:rFonts w:hint="eastAsia"/>
        </w:rPr>
        <w:t>在荷兰</w:t>
      </w:r>
      <w:r w:rsidR="009F5BEF">
        <w:rPr>
          <w:rFonts w:hint="eastAsia"/>
        </w:rPr>
        <w:t>MARIN</w:t>
      </w:r>
      <w:r w:rsidR="009F5BEF">
        <w:rPr>
          <w:rFonts w:hint="eastAsia"/>
        </w:rPr>
        <w:t>水池做了一系列</w:t>
      </w:r>
      <w:r w:rsidR="009F5BEF">
        <w:t>美国可再生能源实验室</w:t>
      </w:r>
      <w:r w:rsidR="009F5BEF">
        <w:rPr>
          <w:rFonts w:hint="eastAsia"/>
        </w:rPr>
        <w:t>（</w:t>
      </w:r>
      <w:r w:rsidR="009F5BEF">
        <w:rPr>
          <w:rFonts w:hint="eastAsia"/>
        </w:rPr>
        <w:t>NREL</w:t>
      </w:r>
      <w:r w:rsidR="009F5BEF">
        <w:rPr>
          <w:rFonts w:hint="eastAsia"/>
        </w:rPr>
        <w:t>）</w:t>
      </w:r>
      <w:r w:rsidR="004A5094">
        <w:rPr>
          <w:rFonts w:hint="eastAsia"/>
        </w:rPr>
        <w:t>的</w:t>
      </w:r>
      <w:r w:rsidR="004A5094">
        <w:rPr>
          <w:rFonts w:hint="eastAsia"/>
        </w:rPr>
        <w:t>5MW</w:t>
      </w:r>
      <w:r w:rsidR="004A5094">
        <w:rPr>
          <w:rFonts w:hint="eastAsia"/>
        </w:rPr>
        <w:t>标准参考风力机模型试验。</w:t>
      </w:r>
      <w:r w:rsidR="00271985">
        <w:rPr>
          <w:rFonts w:hint="eastAsia"/>
        </w:rPr>
        <w:t>叶轮采用</w:t>
      </w:r>
      <w:r w:rsidR="00271985">
        <w:rPr>
          <w:rFonts w:hint="eastAsia"/>
        </w:rPr>
        <w:t>1:50</w:t>
      </w:r>
      <w:r w:rsidR="00271985">
        <w:rPr>
          <w:rFonts w:hint="eastAsia"/>
        </w:rPr>
        <w:t>的缩尺比缩小，分别放置于</w:t>
      </w:r>
      <w:r w:rsidR="00271985">
        <w:rPr>
          <w:rFonts w:hint="eastAsia"/>
        </w:rPr>
        <w:t>spar</w:t>
      </w:r>
      <w:r w:rsidR="00271985">
        <w:rPr>
          <w:rFonts w:hint="eastAsia"/>
        </w:rPr>
        <w:t>平台、张力腿平台和半潜平台进行测试和验证</w:t>
      </w:r>
      <w:r w:rsidR="00271985">
        <w:rPr>
          <w:rFonts w:hint="eastAsia"/>
        </w:rPr>
        <w:t>NREL</w:t>
      </w:r>
      <w:r w:rsidR="00271985">
        <w:rPr>
          <w:rFonts w:hint="eastAsia"/>
        </w:rPr>
        <w:t>的数值计算模型</w:t>
      </w:r>
      <w:r w:rsidR="00271985">
        <w:rPr>
          <w:rFonts w:hint="eastAsia"/>
        </w:rPr>
        <w:t>FAST</w:t>
      </w:r>
      <w:r w:rsidR="00271985">
        <w:fldChar w:fldCharType="begin"/>
      </w:r>
      <w:r w:rsidR="00271985">
        <w:instrText xml:space="preserve"> ADDIN NE.Ref.{A22ABD26-EE99-4918-B454-3D09CECD5853}</w:instrText>
      </w:r>
      <w:r w:rsidR="00271985">
        <w:fldChar w:fldCharType="separate"/>
      </w:r>
      <w:r w:rsidR="00F502A3">
        <w:rPr>
          <w:rFonts w:eastAsiaTheme="minorEastAsia"/>
          <w:color w:val="080000"/>
          <w:kern w:val="0"/>
          <w:szCs w:val="24"/>
          <w:vertAlign w:val="superscript"/>
        </w:rPr>
        <w:t>[7]</w:t>
      </w:r>
      <w:r w:rsidR="00271985">
        <w:fldChar w:fldCharType="end"/>
      </w:r>
      <w:r w:rsidR="00271985">
        <w:rPr>
          <w:rFonts w:hint="eastAsia"/>
        </w:rPr>
        <w:t>。试验中，</w:t>
      </w:r>
      <w:r w:rsidR="00F65EA0">
        <w:rPr>
          <w:rFonts w:hint="eastAsia"/>
        </w:rPr>
        <w:t>在</w:t>
      </w:r>
      <w:proofErr w:type="gramStart"/>
      <w:r w:rsidR="00271985">
        <w:rPr>
          <w:rFonts w:hint="eastAsia"/>
        </w:rPr>
        <w:t>付汝德</w:t>
      </w:r>
      <w:proofErr w:type="gramEnd"/>
      <w:r w:rsidR="00271985">
        <w:rPr>
          <w:rFonts w:hint="eastAsia"/>
        </w:rPr>
        <w:t>相似风速</w:t>
      </w:r>
      <w:r w:rsidR="00F65EA0">
        <w:rPr>
          <w:rFonts w:hint="eastAsia"/>
        </w:rPr>
        <w:t>的</w:t>
      </w:r>
      <w:r w:rsidR="00F65EA0">
        <w:rPr>
          <w:rFonts w:hint="eastAsia"/>
        </w:rPr>
        <w:t>低雷诺数环境</w:t>
      </w:r>
      <w:r w:rsidR="00271985">
        <w:rPr>
          <w:rFonts w:hint="eastAsia"/>
        </w:rPr>
        <w:t>下，模型叶片产生的推力值远达不到要求</w:t>
      </w:r>
      <w:r w:rsidR="00F65EA0">
        <w:rPr>
          <w:rFonts w:hint="eastAsia"/>
        </w:rPr>
        <w:t>。为了获取足够的平均推力进行整体响应分析，</w:t>
      </w:r>
      <w:r w:rsidR="00F65EA0">
        <w:t>来流风速被提高至远高于</w:t>
      </w:r>
      <w:proofErr w:type="gramStart"/>
      <w:r w:rsidR="00F65EA0">
        <w:t>付汝德</w:t>
      </w:r>
      <w:proofErr w:type="gramEnd"/>
      <w:r w:rsidR="00F65EA0">
        <w:t>相似风速值</w:t>
      </w:r>
      <w:r w:rsidR="00B31068">
        <w:rPr>
          <w:rFonts w:hint="eastAsia"/>
        </w:rPr>
        <w:t>。</w:t>
      </w:r>
      <w:r w:rsidR="00821967">
        <w:rPr>
          <w:rFonts w:hint="eastAsia"/>
        </w:rPr>
        <w:t>如此一来，则无法测试空气动力水动力弹性响应，以及在变化工况下测试动态控制</w:t>
      </w:r>
      <w:proofErr w:type="gramStart"/>
      <w:r w:rsidR="00821967">
        <w:rPr>
          <w:rFonts w:hint="eastAsia"/>
        </w:rPr>
        <w:t>桨</w:t>
      </w:r>
      <w:proofErr w:type="gramEnd"/>
      <w:r w:rsidR="00821967">
        <w:rPr>
          <w:rFonts w:hint="eastAsia"/>
        </w:rPr>
        <w:t>距角的平台响应。</w:t>
      </w:r>
    </w:p>
    <w:p w:rsidR="00B31068" w:rsidRDefault="00B31068" w:rsidP="00F502A3">
      <w:pPr>
        <w:ind w:firstLine="480"/>
      </w:pPr>
      <w:r>
        <w:t>随后</w:t>
      </w:r>
      <w:r>
        <w:rPr>
          <w:rFonts w:hint="eastAsia"/>
        </w:rPr>
        <w:t>，</w:t>
      </w:r>
      <w:r>
        <w:t>在</w:t>
      </w:r>
      <w:r>
        <w:rPr>
          <w:rFonts w:hint="eastAsia"/>
        </w:rPr>
        <w:t>2013</w:t>
      </w:r>
      <w:r>
        <w:rPr>
          <w:rFonts w:hint="eastAsia"/>
        </w:rPr>
        <w:t>年，</w:t>
      </w:r>
      <w:proofErr w:type="spellStart"/>
      <w:r>
        <w:rPr>
          <w:rFonts w:hint="eastAsia"/>
        </w:rPr>
        <w:t>Deep</w:t>
      </w:r>
      <w:r>
        <w:t>Cwind</w:t>
      </w:r>
      <w:proofErr w:type="spellEnd"/>
      <w:r>
        <w:t>联合会又进行了一次额外试验</w:t>
      </w:r>
      <w:r>
        <w:rPr>
          <w:rFonts w:hint="eastAsia"/>
        </w:rPr>
        <w:t>，</w:t>
      </w:r>
      <w:proofErr w:type="spellStart"/>
      <w:r w:rsidR="00F502A3" w:rsidRPr="00491CAD">
        <w:t>Goupee</w:t>
      </w:r>
      <w:proofErr w:type="spellEnd"/>
      <w:r w:rsidR="00F502A3">
        <w:t>, Fowler</w:t>
      </w:r>
      <w:r w:rsidR="00F502A3" w:rsidRPr="00491CAD">
        <w:t xml:space="preserve">, Kimball, </w:t>
      </w:r>
      <w:proofErr w:type="spellStart"/>
      <w:r w:rsidR="00F502A3">
        <w:t>Helder</w:t>
      </w:r>
      <w:proofErr w:type="spellEnd"/>
      <w:r w:rsidR="00F502A3" w:rsidRPr="00491CAD">
        <w:rPr>
          <w:rFonts w:hint="eastAsia"/>
        </w:rPr>
        <w:t>和</w:t>
      </w:r>
      <w:proofErr w:type="spellStart"/>
      <w:r w:rsidR="00F502A3">
        <w:rPr>
          <w:rFonts w:hint="eastAsia"/>
        </w:rPr>
        <w:t>Ridder</w:t>
      </w:r>
      <w:proofErr w:type="spellEnd"/>
      <w:r w:rsidR="00F502A3">
        <w:fldChar w:fldCharType="begin"/>
      </w:r>
      <w:r w:rsidR="00F502A3">
        <w:instrText xml:space="preserve"> ADDIN NE.Ref.{A1B3FA95-AA78-4FB8-8FA9-CF99A717342F}</w:instrText>
      </w:r>
      <w:r w:rsidR="00F502A3">
        <w:fldChar w:fldCharType="separate"/>
      </w:r>
      <w:r w:rsidR="00F502A3">
        <w:rPr>
          <w:rFonts w:eastAsiaTheme="minorEastAsia"/>
          <w:color w:val="080000"/>
          <w:kern w:val="0"/>
          <w:szCs w:val="24"/>
          <w:vertAlign w:val="superscript"/>
        </w:rPr>
        <w:t>[8]</w:t>
      </w:r>
      <w:r w:rsidR="00F502A3">
        <w:fldChar w:fldCharType="end"/>
      </w:r>
      <w:r w:rsidR="00F502A3">
        <w:rPr>
          <w:rFonts w:hint="eastAsia"/>
        </w:rPr>
        <w:t>等人</w:t>
      </w:r>
      <w:r>
        <w:t>利用一款改进的</w:t>
      </w:r>
      <w:r>
        <w:rPr>
          <w:rFonts w:hint="eastAsia"/>
        </w:rPr>
        <w:t>，</w:t>
      </w:r>
      <w:r>
        <w:t>性能相似</w:t>
      </w:r>
      <w:r w:rsidR="00931C41">
        <w:rPr>
          <w:rFonts w:hint="eastAsia"/>
        </w:rPr>
        <w:t>（推力相似）</w:t>
      </w:r>
      <w:r>
        <w:t>的叶片重新进行试验</w:t>
      </w:r>
      <w:r w:rsidR="00931C41">
        <w:rPr>
          <w:rFonts w:hint="eastAsia"/>
        </w:rPr>
        <w:t>。</w:t>
      </w:r>
      <w:r>
        <w:t>目的是验证</w:t>
      </w:r>
      <w:r>
        <w:rPr>
          <w:rFonts w:hint="eastAsia"/>
        </w:rPr>
        <w:t>2011</w:t>
      </w:r>
      <w:r>
        <w:rPr>
          <w:rFonts w:hint="eastAsia"/>
        </w:rPr>
        <w:t>年试验数据可靠性及验证利用性能相似叶片替代几何相似叶片进行模型试验的可行性</w:t>
      </w:r>
      <w:r w:rsidR="00AE305F">
        <w:rPr>
          <w:rFonts w:hint="eastAsia"/>
        </w:rPr>
        <w:t xml:space="preserve">, </w:t>
      </w:r>
      <w:r w:rsidR="00AE305F">
        <w:rPr>
          <w:rFonts w:hint="eastAsia"/>
        </w:rPr>
        <w:t>如</w:t>
      </w:r>
      <w:r w:rsidR="00AE305F">
        <w:fldChar w:fldCharType="begin"/>
      </w:r>
      <w:r w:rsidR="00AE305F">
        <w:instrText xml:space="preserve"> </w:instrText>
      </w:r>
      <w:r w:rsidR="00AE305F">
        <w:rPr>
          <w:rFonts w:hint="eastAsia"/>
        </w:rPr>
        <w:instrText>REF _Ref494893109 \h</w:instrText>
      </w:r>
      <w:r w:rsidR="00AE305F">
        <w:instrText xml:space="preserve"> </w:instrText>
      </w:r>
      <w:r w:rsidR="00AE305F">
        <w:fldChar w:fldCharType="separate"/>
      </w:r>
      <w:r w:rsidR="00AE305F">
        <w:rPr>
          <w:rFonts w:hint="eastAsia"/>
        </w:rPr>
        <w:t>图</w:t>
      </w:r>
      <w:r w:rsidR="00AE305F">
        <w:rPr>
          <w:rFonts w:hint="eastAsia"/>
        </w:rPr>
        <w:t xml:space="preserve"> </w:t>
      </w:r>
      <w:r w:rsidR="00AE305F">
        <w:rPr>
          <w:noProof/>
        </w:rPr>
        <w:t>2</w:t>
      </w:r>
      <w:r w:rsidR="00AE305F">
        <w:noBreakHyphen/>
      </w:r>
      <w:r w:rsidR="00AE305F">
        <w:rPr>
          <w:noProof/>
        </w:rPr>
        <w:t>8</w:t>
      </w:r>
      <w:r w:rsidR="00AE305F">
        <w:t xml:space="preserve"> </w:t>
      </w:r>
      <w:r w:rsidR="00AE305F">
        <w:fldChar w:fldCharType="end"/>
      </w:r>
      <w:r w:rsidR="00AE305F">
        <w:rPr>
          <w:rFonts w:hint="eastAsia"/>
        </w:rPr>
        <w:t>所示</w:t>
      </w:r>
      <w:r>
        <w:rPr>
          <w:rFonts w:hint="eastAsia"/>
        </w:rPr>
        <w:t>。</w:t>
      </w:r>
      <w:r w:rsidR="00F502A3">
        <w:rPr>
          <w:rFonts w:hint="eastAsia"/>
        </w:rPr>
        <w:t>最后得出结论</w:t>
      </w:r>
      <w:r w:rsidR="00E1778C">
        <w:rPr>
          <w:rFonts w:hint="eastAsia"/>
        </w:rPr>
        <w:t>设计一款性能相似叶片取代几何相似叶片进行试验可以得到更好的结果，进行更多更复杂工况测试。然而，可惜的是</w:t>
      </w:r>
      <w:proofErr w:type="spellStart"/>
      <w:r w:rsidR="00E1778C">
        <w:rPr>
          <w:rFonts w:hint="eastAsia"/>
        </w:rPr>
        <w:t>Go</w:t>
      </w:r>
      <w:r w:rsidR="00E1778C">
        <w:t>upee</w:t>
      </w:r>
      <w:proofErr w:type="spellEnd"/>
      <w:r w:rsidR="00E1778C">
        <w:t>等人</w:t>
      </w:r>
      <w:r w:rsidR="00E1778C">
        <w:rPr>
          <w:rFonts w:hint="eastAsia"/>
        </w:rPr>
        <w:t>并没有在文献中说明如何设计性能相似叶片。</w:t>
      </w:r>
    </w:p>
    <w:p w:rsidR="00E1778C" w:rsidRDefault="00E1778C" w:rsidP="00E1778C">
      <w:pPr>
        <w:pStyle w:val="a5"/>
        <w:keepNext/>
        <w:ind w:firstLine="420"/>
      </w:pPr>
      <w:r w:rsidRPr="00E1778C">
        <w:rPr>
          <w:rFonts w:hint="eastAsia"/>
          <w:noProof/>
        </w:rPr>
        <w:lastRenderedPageBreak/>
        <w:drawing>
          <wp:inline distT="0" distB="0" distL="0" distR="0" wp14:anchorId="589690AD" wp14:editId="23392274">
            <wp:extent cx="3220630" cy="272075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3853" cy="2723480"/>
                    </a:xfrm>
                    <a:prstGeom prst="rect">
                      <a:avLst/>
                    </a:prstGeom>
                    <a:noFill/>
                    <a:ln>
                      <a:noFill/>
                    </a:ln>
                  </pic:spPr>
                </pic:pic>
              </a:graphicData>
            </a:graphic>
          </wp:inline>
        </w:drawing>
      </w:r>
    </w:p>
    <w:p w:rsidR="00E1778C" w:rsidRDefault="00E1778C" w:rsidP="00AE305F">
      <w:pPr>
        <w:pStyle w:val="a5"/>
        <w:ind w:firstLine="420"/>
      </w:pPr>
      <w:bookmarkStart w:id="9" w:name="_Ref49489310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proofErr w:type="spellStart"/>
      <w:r>
        <w:t>DeepCwind</w:t>
      </w:r>
      <w:r>
        <w:rPr>
          <w:rFonts w:hint="eastAsia"/>
          <w:lang w:eastAsia="zh-CN"/>
        </w:rPr>
        <w:t>半潜式风力机在</w:t>
      </w:r>
      <w:r>
        <w:rPr>
          <w:rFonts w:hint="eastAsia"/>
          <w:lang w:eastAsia="zh-CN"/>
        </w:rPr>
        <w:t>MAR</w:t>
      </w:r>
      <w:r>
        <w:rPr>
          <w:lang w:eastAsia="zh-CN"/>
        </w:rPr>
        <w:t>IN</w:t>
      </w:r>
      <w:r>
        <w:rPr>
          <w:rFonts w:hint="eastAsia"/>
          <w:lang w:eastAsia="zh-CN"/>
        </w:rPr>
        <w:t>水池试验</w:t>
      </w:r>
      <w:bookmarkEnd w:id="9"/>
      <w:proofErr w:type="spellEnd"/>
    </w:p>
    <w:p w:rsidR="00E1778C" w:rsidRPr="00B31068" w:rsidRDefault="00E1778C" w:rsidP="00AE305F">
      <w:pPr>
        <w:pStyle w:val="a5"/>
        <w:ind w:firstLine="420"/>
        <w:rPr>
          <w:rFonts w:hint="eastAsia"/>
          <w:lang w:val="en-US" w:eastAsia="zh-CN"/>
        </w:rPr>
      </w:pPr>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8</w:t>
      </w:r>
      <w:r>
        <w:fldChar w:fldCharType="end"/>
      </w:r>
      <w:r>
        <w:t xml:space="preserve"> </w:t>
      </w:r>
      <w:proofErr w:type="spellStart"/>
      <w:r>
        <w:t>DeepCwind</w:t>
      </w:r>
      <w:proofErr w:type="spellEnd"/>
      <w:r>
        <w:t xml:space="preserve"> semi-</w:t>
      </w:r>
      <w:proofErr w:type="spellStart"/>
      <w:r>
        <w:t>submerdible</w:t>
      </w:r>
      <w:proofErr w:type="spellEnd"/>
      <w:r w:rsidR="00AE305F">
        <w:t xml:space="preserve"> </w:t>
      </w:r>
      <w:r w:rsidR="00AE305F">
        <w:rPr>
          <w:rFonts w:hint="eastAsia"/>
          <w:lang w:eastAsia="zh-CN"/>
        </w:rPr>
        <w:t>wind</w:t>
      </w:r>
      <w:r w:rsidR="00AE305F">
        <w:rPr>
          <w:lang w:eastAsia="zh-CN"/>
        </w:rPr>
        <w:t xml:space="preserve"> turbine</w:t>
      </w:r>
      <w:r>
        <w:t xml:space="preserve"> </w:t>
      </w:r>
      <w:r>
        <w:rPr>
          <w:rFonts w:hint="eastAsia"/>
          <w:lang w:eastAsia="zh-CN"/>
        </w:rPr>
        <w:t>test</w:t>
      </w:r>
      <w:r w:rsidR="00AE305F">
        <w:rPr>
          <w:lang w:eastAsia="zh-CN"/>
        </w:rPr>
        <w:t>ed</w:t>
      </w:r>
      <w:r>
        <w:rPr>
          <w:lang w:eastAsia="zh-CN"/>
        </w:rPr>
        <w:t xml:space="preserve"> in MARIN</w:t>
      </w:r>
    </w:p>
    <w:p w:rsidR="00404FFA" w:rsidRDefault="00404FFA" w:rsidP="00404FFA">
      <w:pPr>
        <w:ind w:firstLine="480"/>
      </w:pPr>
    </w:p>
    <w:p w:rsidR="00FF6C3B" w:rsidRDefault="00FF6C3B" w:rsidP="00404FFA">
      <w:pPr>
        <w:ind w:firstLine="480"/>
      </w:pPr>
      <w:r>
        <w:rPr>
          <w:rFonts w:hint="eastAsia"/>
        </w:rPr>
        <w:t>本文的主要研究内容则是探究一种比较简单易行的性能相似叶片设计方法，取代通常的几何相似叶片或者以圆盘替代叶片等模型试验解决推力过小</w:t>
      </w:r>
      <w:r w:rsidR="00931C41">
        <w:rPr>
          <w:rFonts w:hint="eastAsia"/>
        </w:rPr>
        <w:t>采用</w:t>
      </w:r>
      <w:r>
        <w:rPr>
          <w:rFonts w:hint="eastAsia"/>
        </w:rPr>
        <w:t>的方法。</w:t>
      </w:r>
    </w:p>
    <w:p w:rsidR="00FF6C3B" w:rsidRDefault="00510E4D" w:rsidP="00510E4D">
      <w:pPr>
        <w:pStyle w:val="2"/>
      </w:pPr>
      <w:proofErr w:type="spellStart"/>
      <w:r w:rsidRPr="00510E4D">
        <w:rPr>
          <w:rFonts w:hint="eastAsia"/>
        </w:rPr>
        <w:t>重新设计</w:t>
      </w:r>
      <w:r>
        <w:rPr>
          <w:rFonts w:hint="eastAsia"/>
          <w:lang w:eastAsia="zh-CN"/>
        </w:rPr>
        <w:t>性能相似</w:t>
      </w:r>
      <w:r w:rsidRPr="00510E4D">
        <w:rPr>
          <w:rFonts w:hint="eastAsia"/>
        </w:rPr>
        <w:t>模型叶片方法</w:t>
      </w:r>
      <w:proofErr w:type="spellEnd"/>
    </w:p>
    <w:p w:rsidR="00FF6C3B" w:rsidRDefault="00FF6C3B" w:rsidP="00510E4D">
      <w:pPr>
        <w:pStyle w:val="3"/>
      </w:pPr>
      <w:bookmarkStart w:id="10" w:name="_GoBack"/>
      <w:bookmarkEnd w:id="10"/>
    </w:p>
    <w:p w:rsidR="00FF6C3B" w:rsidRDefault="00FF6C3B" w:rsidP="00404FFA">
      <w:pPr>
        <w:ind w:firstLine="480"/>
      </w:pPr>
    </w:p>
    <w:p w:rsidR="00FF6C3B" w:rsidRDefault="00FF6C3B" w:rsidP="00404FFA">
      <w:pPr>
        <w:ind w:firstLine="480"/>
      </w:pPr>
    </w:p>
    <w:p w:rsidR="00FF6C3B" w:rsidRDefault="00FF6C3B" w:rsidP="00404FFA">
      <w:pPr>
        <w:ind w:firstLine="480"/>
      </w:pPr>
    </w:p>
    <w:p w:rsidR="00FF6C3B" w:rsidRDefault="00FF6C3B" w:rsidP="00404FFA">
      <w:pPr>
        <w:ind w:firstLine="480"/>
      </w:pPr>
    </w:p>
    <w:p w:rsidR="00FF6C3B" w:rsidRDefault="00FF6C3B" w:rsidP="00404FFA">
      <w:pPr>
        <w:ind w:firstLine="480"/>
      </w:pPr>
    </w:p>
    <w:p w:rsidR="00FF6C3B" w:rsidRDefault="00FF6C3B" w:rsidP="00404FFA">
      <w:pPr>
        <w:ind w:firstLine="480"/>
      </w:pPr>
    </w:p>
    <w:p w:rsidR="00FF6C3B" w:rsidRDefault="00FF6C3B" w:rsidP="00404FFA">
      <w:pPr>
        <w:ind w:firstLine="480"/>
      </w:pPr>
    </w:p>
    <w:p w:rsidR="00FF6C3B" w:rsidRDefault="00FF6C3B" w:rsidP="00404FFA">
      <w:pPr>
        <w:ind w:firstLine="480"/>
      </w:pPr>
    </w:p>
    <w:p w:rsidR="00FF6C3B" w:rsidRDefault="00FF6C3B" w:rsidP="00404FFA">
      <w:pPr>
        <w:ind w:firstLine="480"/>
      </w:pPr>
    </w:p>
    <w:p w:rsidR="00FF6C3B" w:rsidRDefault="00FF6C3B" w:rsidP="00404FFA">
      <w:pPr>
        <w:ind w:firstLine="480"/>
      </w:pPr>
    </w:p>
    <w:p w:rsidR="00FF6C3B" w:rsidRDefault="00FF6C3B" w:rsidP="00404FFA">
      <w:pPr>
        <w:ind w:firstLine="480"/>
      </w:pPr>
    </w:p>
    <w:p w:rsidR="00FF6C3B" w:rsidRPr="007633EC" w:rsidRDefault="00FF6C3B" w:rsidP="00404FFA">
      <w:pPr>
        <w:ind w:firstLine="480"/>
        <w:rPr>
          <w:rFonts w:hint="eastAsia"/>
        </w:rPr>
      </w:pPr>
    </w:p>
    <w:p w:rsidR="00EE6DE5" w:rsidRDefault="00EE6DE5" w:rsidP="00EE6DE5">
      <w:pPr>
        <w:ind w:firstLine="480"/>
        <w:rPr>
          <w:rFonts w:ascii="Calibri Light" w:eastAsia="黑体" w:hAnsi="Calibri Light"/>
          <w:sz w:val="28"/>
          <w:szCs w:val="32"/>
          <w:lang w:val="x-none" w:eastAsia="x-none"/>
        </w:rPr>
      </w:pPr>
      <w:r>
        <w:br w:type="page"/>
      </w:r>
    </w:p>
    <w:p w:rsidR="00F52857" w:rsidRDefault="00F52857" w:rsidP="00EE6DE5">
      <w:pPr>
        <w:pStyle w:val="2"/>
        <w:numPr>
          <w:ilvl w:val="0"/>
          <w:numId w:val="0"/>
        </w:numPr>
      </w:pPr>
    </w:p>
    <w:p w:rsidR="00F502A3" w:rsidRDefault="00F52857" w:rsidP="00F502A3">
      <w:pPr>
        <w:autoSpaceDE w:val="0"/>
        <w:autoSpaceDN w:val="0"/>
        <w:adjustRightInd w:val="0"/>
        <w:spacing w:line="240" w:lineRule="auto"/>
        <w:ind w:firstLineChars="0" w:firstLine="0"/>
        <w:jc w:val="left"/>
        <w:rPr>
          <w:rFonts w:ascii="宋体" w:hAnsiTheme="minorHAnsi" w:cstheme="minorBidi"/>
          <w:kern w:val="0"/>
          <w:szCs w:val="24"/>
        </w:rPr>
      </w:pPr>
      <w:r>
        <w:fldChar w:fldCharType="begin"/>
      </w:r>
      <w:r>
        <w:instrText xml:space="preserve"> ADDIN NE.Bib</w:instrText>
      </w:r>
      <w:r>
        <w:fldChar w:fldCharType="separate"/>
      </w:r>
    </w:p>
    <w:p w:rsidR="00F502A3" w:rsidRDefault="00F502A3" w:rsidP="00F502A3">
      <w:pPr>
        <w:autoSpaceDE w:val="0"/>
        <w:autoSpaceDN w:val="0"/>
        <w:adjustRightInd w:val="0"/>
        <w:spacing w:line="240" w:lineRule="auto"/>
        <w:ind w:firstLineChars="0" w:firstLine="0"/>
        <w:jc w:val="center"/>
        <w:rPr>
          <w:rFonts w:ascii="宋体" w:hAnsiTheme="minorHAnsi" w:cstheme="minorBidi"/>
          <w:kern w:val="0"/>
          <w:szCs w:val="24"/>
        </w:rPr>
      </w:pPr>
      <w:r>
        <w:rPr>
          <w:rFonts w:ascii="宋体" w:hAnsiTheme="minorHAnsi" w:cs="宋体" w:hint="eastAsia"/>
          <w:b/>
          <w:bCs/>
          <w:color w:val="000000"/>
          <w:kern w:val="0"/>
          <w:sz w:val="40"/>
          <w:szCs w:val="40"/>
        </w:rPr>
        <w:t>参考文献</w:t>
      </w:r>
    </w:p>
    <w:p w:rsidR="00F502A3" w:rsidRDefault="00F502A3" w:rsidP="00F502A3">
      <w:pPr>
        <w:autoSpaceDE w:val="0"/>
        <w:autoSpaceDN w:val="0"/>
        <w:adjustRightInd w:val="0"/>
        <w:spacing w:line="240" w:lineRule="auto"/>
        <w:ind w:firstLineChars="0" w:firstLine="0"/>
        <w:rPr>
          <w:rFonts w:ascii="宋体" w:hAnsiTheme="minorHAnsi" w:cstheme="minorBidi"/>
          <w:kern w:val="0"/>
          <w:szCs w:val="24"/>
        </w:rPr>
      </w:pPr>
      <w:r>
        <w:rPr>
          <w:color w:val="000000"/>
          <w:kern w:val="0"/>
          <w:sz w:val="20"/>
          <w:szCs w:val="20"/>
        </w:rPr>
        <w:t xml:space="preserve">[1] </w:t>
      </w:r>
      <w:r>
        <w:rPr>
          <w:rFonts w:ascii="宋体" w:hAnsiTheme="minorHAnsi" w:cs="宋体" w:hint="eastAsia"/>
          <w:color w:val="000000"/>
          <w:kern w:val="0"/>
          <w:sz w:val="20"/>
          <w:szCs w:val="20"/>
        </w:rPr>
        <w:t>盛振邦，</w:t>
      </w:r>
      <w:proofErr w:type="gramStart"/>
      <w:r>
        <w:rPr>
          <w:rFonts w:ascii="宋体" w:hAnsiTheme="minorHAnsi" w:cs="宋体" w:hint="eastAsia"/>
          <w:color w:val="000000"/>
          <w:kern w:val="0"/>
          <w:sz w:val="20"/>
          <w:szCs w:val="20"/>
        </w:rPr>
        <w:t>肖龙飞</w:t>
      </w:r>
      <w:proofErr w:type="gramEnd"/>
      <w:r>
        <w:rPr>
          <w:color w:val="000000"/>
          <w:kern w:val="0"/>
          <w:sz w:val="20"/>
          <w:szCs w:val="20"/>
        </w:rPr>
        <w:t xml:space="preserve">. </w:t>
      </w:r>
      <w:r>
        <w:rPr>
          <w:rFonts w:ascii="宋体" w:hAnsiTheme="minorHAnsi" w:cs="宋体" w:hint="eastAsia"/>
          <w:color w:val="000000"/>
          <w:kern w:val="0"/>
          <w:sz w:val="20"/>
          <w:szCs w:val="20"/>
        </w:rPr>
        <w:t>深海海洋平台混合模型试验技术</w:t>
      </w:r>
      <w:r>
        <w:rPr>
          <w:color w:val="000000"/>
          <w:kern w:val="0"/>
          <w:sz w:val="20"/>
          <w:szCs w:val="20"/>
        </w:rPr>
        <w:t xml:space="preserve">[J]. </w:t>
      </w:r>
      <w:r>
        <w:rPr>
          <w:rFonts w:ascii="宋体" w:hAnsiTheme="minorHAnsi" w:cs="宋体" w:hint="eastAsia"/>
          <w:color w:val="000000"/>
          <w:kern w:val="0"/>
          <w:sz w:val="20"/>
          <w:szCs w:val="20"/>
        </w:rPr>
        <w:t>上海造船</w:t>
      </w:r>
      <w:r>
        <w:rPr>
          <w:color w:val="000000"/>
          <w:kern w:val="0"/>
          <w:sz w:val="20"/>
          <w:szCs w:val="20"/>
        </w:rPr>
        <w:t>. 2003(01): 12-14.</w:t>
      </w:r>
    </w:p>
    <w:p w:rsidR="00F502A3" w:rsidRDefault="00F502A3" w:rsidP="00F502A3">
      <w:pPr>
        <w:autoSpaceDE w:val="0"/>
        <w:autoSpaceDN w:val="0"/>
        <w:adjustRightInd w:val="0"/>
        <w:spacing w:line="240" w:lineRule="auto"/>
        <w:ind w:firstLineChars="0" w:firstLine="0"/>
        <w:rPr>
          <w:rFonts w:ascii="宋体" w:hAnsiTheme="minorHAnsi" w:cstheme="minorBidi"/>
          <w:kern w:val="0"/>
          <w:szCs w:val="24"/>
        </w:rPr>
      </w:pPr>
      <w:r>
        <w:rPr>
          <w:color w:val="000000"/>
          <w:kern w:val="0"/>
          <w:sz w:val="20"/>
          <w:szCs w:val="20"/>
        </w:rPr>
        <w:t xml:space="preserve">[2] </w:t>
      </w:r>
      <w:bookmarkStart w:id="11" w:name="_neb6ACE88BA_28F8_4552_B592_EBB1ED57B450"/>
      <w:r>
        <w:rPr>
          <w:rFonts w:ascii="宋体" w:hAnsiTheme="minorHAnsi" w:cs="宋体" w:hint="eastAsia"/>
          <w:color w:val="000000"/>
          <w:kern w:val="0"/>
          <w:sz w:val="20"/>
          <w:szCs w:val="20"/>
        </w:rPr>
        <w:t>郭子伟，孟龙，赵永生，等</w:t>
      </w:r>
      <w:r>
        <w:rPr>
          <w:color w:val="000000"/>
          <w:kern w:val="0"/>
          <w:sz w:val="20"/>
          <w:szCs w:val="20"/>
        </w:rPr>
        <w:t xml:space="preserve">. </w:t>
      </w:r>
      <w:r>
        <w:rPr>
          <w:rFonts w:ascii="宋体" w:hAnsiTheme="minorHAnsi" w:cs="宋体" w:hint="eastAsia"/>
          <w:color w:val="000000"/>
          <w:kern w:val="0"/>
          <w:sz w:val="20"/>
          <w:szCs w:val="20"/>
        </w:rPr>
        <w:t>海上浮式风机水池模型试验方法及其研究进展</w:t>
      </w:r>
      <w:r>
        <w:rPr>
          <w:color w:val="000000"/>
          <w:kern w:val="0"/>
          <w:sz w:val="20"/>
          <w:szCs w:val="20"/>
        </w:rPr>
        <w:t xml:space="preserve">[J]. </w:t>
      </w:r>
      <w:r>
        <w:rPr>
          <w:rFonts w:ascii="宋体" w:hAnsiTheme="minorHAnsi" w:cs="宋体" w:hint="eastAsia"/>
          <w:color w:val="000000"/>
          <w:kern w:val="0"/>
          <w:sz w:val="20"/>
          <w:szCs w:val="20"/>
        </w:rPr>
        <w:t>中国海洋平台</w:t>
      </w:r>
      <w:r>
        <w:rPr>
          <w:color w:val="000000"/>
          <w:kern w:val="0"/>
          <w:sz w:val="20"/>
          <w:szCs w:val="20"/>
        </w:rPr>
        <w:t>. 2016(06): 1-8.</w:t>
      </w:r>
      <w:bookmarkEnd w:id="11"/>
    </w:p>
    <w:p w:rsidR="00F502A3" w:rsidRDefault="00F502A3" w:rsidP="00F502A3">
      <w:pPr>
        <w:autoSpaceDE w:val="0"/>
        <w:autoSpaceDN w:val="0"/>
        <w:adjustRightInd w:val="0"/>
        <w:spacing w:line="240" w:lineRule="auto"/>
        <w:ind w:firstLineChars="0" w:firstLine="0"/>
        <w:rPr>
          <w:rFonts w:ascii="宋体" w:hAnsiTheme="minorHAnsi" w:cstheme="minorBidi"/>
          <w:kern w:val="0"/>
          <w:szCs w:val="24"/>
        </w:rPr>
      </w:pPr>
      <w:r>
        <w:rPr>
          <w:color w:val="000000"/>
          <w:kern w:val="0"/>
          <w:sz w:val="20"/>
          <w:szCs w:val="20"/>
        </w:rPr>
        <w:t xml:space="preserve">[3] de </w:t>
      </w:r>
      <w:proofErr w:type="spellStart"/>
      <w:r>
        <w:rPr>
          <w:color w:val="000000"/>
          <w:kern w:val="0"/>
          <w:sz w:val="20"/>
          <w:szCs w:val="20"/>
        </w:rPr>
        <w:t>Ridder</w:t>
      </w:r>
      <w:proofErr w:type="spellEnd"/>
      <w:r>
        <w:rPr>
          <w:color w:val="000000"/>
          <w:kern w:val="0"/>
          <w:sz w:val="20"/>
          <w:szCs w:val="20"/>
        </w:rPr>
        <w:t xml:space="preserve"> E, Otto W, Zondervan G, et al. Development of a scaled-down floating wind turbine for offshore basin </w:t>
      </w:r>
      <w:proofErr w:type="gramStart"/>
      <w:r>
        <w:rPr>
          <w:color w:val="000000"/>
          <w:kern w:val="0"/>
          <w:sz w:val="20"/>
          <w:szCs w:val="20"/>
        </w:rPr>
        <w:t>testing[</w:t>
      </w:r>
      <w:proofErr w:type="gramEnd"/>
      <w:r>
        <w:rPr>
          <w:color w:val="000000"/>
          <w:kern w:val="0"/>
          <w:sz w:val="20"/>
          <w:szCs w:val="20"/>
        </w:rPr>
        <w:t>Z]. American Society of Mechanical Engineers, 2014V9A.</w:t>
      </w:r>
    </w:p>
    <w:p w:rsidR="00F502A3" w:rsidRDefault="00F502A3" w:rsidP="00F502A3">
      <w:pPr>
        <w:autoSpaceDE w:val="0"/>
        <w:autoSpaceDN w:val="0"/>
        <w:adjustRightInd w:val="0"/>
        <w:spacing w:line="240" w:lineRule="auto"/>
        <w:ind w:firstLineChars="0" w:firstLine="0"/>
        <w:rPr>
          <w:rFonts w:ascii="宋体" w:hAnsiTheme="minorHAnsi" w:cstheme="minorBidi"/>
          <w:kern w:val="0"/>
          <w:szCs w:val="24"/>
        </w:rPr>
      </w:pPr>
      <w:r>
        <w:rPr>
          <w:color w:val="000000"/>
          <w:kern w:val="0"/>
          <w:sz w:val="20"/>
          <w:szCs w:val="20"/>
        </w:rPr>
        <w:t xml:space="preserve">[4] </w:t>
      </w:r>
      <w:bookmarkStart w:id="12" w:name="_neb9E805E3F_4CD5_41D2_9769_CA3BDD78ED1F"/>
      <w:proofErr w:type="spellStart"/>
      <w:r>
        <w:rPr>
          <w:color w:val="000000"/>
          <w:kern w:val="0"/>
          <w:sz w:val="20"/>
          <w:szCs w:val="20"/>
        </w:rPr>
        <w:t>Drela</w:t>
      </w:r>
      <w:proofErr w:type="spellEnd"/>
      <w:r>
        <w:rPr>
          <w:color w:val="000000"/>
          <w:kern w:val="0"/>
          <w:sz w:val="20"/>
          <w:szCs w:val="20"/>
        </w:rPr>
        <w:t xml:space="preserve"> M. XFOIL: An Analysis and Design System for Low Reynolds Number Airfoils: Conference on Low Reynolds Number Airfoil </w:t>
      </w:r>
      <w:proofErr w:type="gramStart"/>
      <w:r>
        <w:rPr>
          <w:color w:val="000000"/>
          <w:kern w:val="0"/>
          <w:sz w:val="20"/>
          <w:szCs w:val="20"/>
        </w:rPr>
        <w:t>Aerodynamics[</w:t>
      </w:r>
      <w:proofErr w:type="gramEnd"/>
      <w:r>
        <w:rPr>
          <w:color w:val="000000"/>
          <w:kern w:val="0"/>
          <w:sz w:val="20"/>
          <w:szCs w:val="20"/>
        </w:rPr>
        <w:t>Z]. University of Notre Dame.: 19891-12.</w:t>
      </w:r>
      <w:bookmarkEnd w:id="12"/>
    </w:p>
    <w:p w:rsidR="00F502A3" w:rsidRDefault="00F502A3" w:rsidP="00F502A3">
      <w:pPr>
        <w:autoSpaceDE w:val="0"/>
        <w:autoSpaceDN w:val="0"/>
        <w:adjustRightInd w:val="0"/>
        <w:spacing w:line="240" w:lineRule="auto"/>
        <w:ind w:firstLineChars="0" w:firstLine="0"/>
        <w:rPr>
          <w:rFonts w:ascii="宋体" w:hAnsiTheme="minorHAnsi" w:cstheme="minorBidi"/>
          <w:kern w:val="0"/>
          <w:szCs w:val="24"/>
        </w:rPr>
      </w:pPr>
      <w:r>
        <w:rPr>
          <w:color w:val="000000"/>
          <w:kern w:val="0"/>
          <w:sz w:val="20"/>
          <w:szCs w:val="20"/>
        </w:rPr>
        <w:t xml:space="preserve">[5] </w:t>
      </w:r>
      <w:proofErr w:type="spellStart"/>
      <w:r>
        <w:rPr>
          <w:color w:val="000000"/>
          <w:kern w:val="0"/>
          <w:sz w:val="20"/>
          <w:szCs w:val="20"/>
        </w:rPr>
        <w:t>Cermelli</w:t>
      </w:r>
      <w:proofErr w:type="spellEnd"/>
      <w:r>
        <w:rPr>
          <w:color w:val="000000"/>
          <w:kern w:val="0"/>
          <w:sz w:val="20"/>
          <w:szCs w:val="20"/>
        </w:rPr>
        <w:t xml:space="preserve"> C, </w:t>
      </w:r>
      <w:proofErr w:type="spellStart"/>
      <w:r>
        <w:rPr>
          <w:color w:val="000000"/>
          <w:kern w:val="0"/>
          <w:sz w:val="20"/>
          <w:szCs w:val="20"/>
        </w:rPr>
        <w:t>Roddier</w:t>
      </w:r>
      <w:proofErr w:type="spellEnd"/>
      <w:r>
        <w:rPr>
          <w:color w:val="000000"/>
          <w:kern w:val="0"/>
          <w:sz w:val="20"/>
          <w:szCs w:val="20"/>
        </w:rPr>
        <w:t xml:space="preserve"> D, </w:t>
      </w:r>
      <w:proofErr w:type="spellStart"/>
      <w:r>
        <w:rPr>
          <w:color w:val="000000"/>
          <w:kern w:val="0"/>
          <w:sz w:val="20"/>
          <w:szCs w:val="20"/>
        </w:rPr>
        <w:t>Aubault</w:t>
      </w:r>
      <w:proofErr w:type="spellEnd"/>
      <w:r>
        <w:rPr>
          <w:color w:val="000000"/>
          <w:kern w:val="0"/>
          <w:sz w:val="20"/>
          <w:szCs w:val="20"/>
        </w:rPr>
        <w:t xml:space="preserve"> A. WINDFLOAT: A Floating Foundation for Offshore Wind Turbine Part II: Hydrodynamics Analysis: </w:t>
      </w:r>
      <w:proofErr w:type="gramStart"/>
      <w:r>
        <w:rPr>
          <w:color w:val="000000"/>
          <w:kern w:val="0"/>
          <w:sz w:val="20"/>
          <w:szCs w:val="20"/>
        </w:rPr>
        <w:t>ASME[</w:t>
      </w:r>
      <w:proofErr w:type="gramEnd"/>
      <w:r>
        <w:rPr>
          <w:color w:val="000000"/>
          <w:kern w:val="0"/>
          <w:sz w:val="20"/>
          <w:szCs w:val="20"/>
        </w:rPr>
        <w:t>Z]. Honolulu, Hawaii, USA: 2009.</w:t>
      </w:r>
    </w:p>
    <w:p w:rsidR="00F502A3" w:rsidRDefault="00F502A3" w:rsidP="00F502A3">
      <w:pPr>
        <w:autoSpaceDE w:val="0"/>
        <w:autoSpaceDN w:val="0"/>
        <w:adjustRightInd w:val="0"/>
        <w:spacing w:line="240" w:lineRule="auto"/>
        <w:ind w:firstLineChars="0" w:firstLine="0"/>
        <w:rPr>
          <w:rFonts w:ascii="宋体" w:hAnsiTheme="minorHAnsi" w:cstheme="minorBidi"/>
          <w:kern w:val="0"/>
          <w:szCs w:val="24"/>
        </w:rPr>
      </w:pPr>
      <w:r>
        <w:rPr>
          <w:color w:val="000000"/>
          <w:kern w:val="0"/>
          <w:sz w:val="20"/>
          <w:szCs w:val="20"/>
        </w:rPr>
        <w:t xml:space="preserve">[6] </w:t>
      </w:r>
      <w:bookmarkStart w:id="13" w:name="_neb62734CBD_312B_43C1_9C7D_8B72D384581B"/>
      <w:proofErr w:type="spellStart"/>
      <w:r>
        <w:rPr>
          <w:color w:val="000000"/>
          <w:kern w:val="0"/>
          <w:sz w:val="20"/>
          <w:szCs w:val="20"/>
        </w:rPr>
        <w:t>Azcona</w:t>
      </w:r>
      <w:proofErr w:type="spellEnd"/>
      <w:r>
        <w:rPr>
          <w:color w:val="000000"/>
          <w:kern w:val="0"/>
          <w:sz w:val="20"/>
          <w:szCs w:val="20"/>
        </w:rPr>
        <w:t xml:space="preserve"> J, </w:t>
      </w:r>
      <w:proofErr w:type="spellStart"/>
      <w:r>
        <w:rPr>
          <w:color w:val="000000"/>
          <w:kern w:val="0"/>
          <w:sz w:val="20"/>
          <w:szCs w:val="20"/>
        </w:rPr>
        <w:t>Bouchotrouch</w:t>
      </w:r>
      <w:proofErr w:type="spellEnd"/>
      <w:r>
        <w:rPr>
          <w:color w:val="000000"/>
          <w:kern w:val="0"/>
          <w:sz w:val="20"/>
          <w:szCs w:val="20"/>
        </w:rPr>
        <w:t xml:space="preserve"> F, Gonzalez M, et al. Aerodynamic Thrust Modelling in Wave Tank Tests of Offshore Floating Wind Turbines Using a Ducted Fan: The Science of Making Torque from Wind 2014 (TORQUE 2014)[Z]. IPO Publishing, 2014: 1.</w:t>
      </w:r>
      <w:bookmarkEnd w:id="13"/>
    </w:p>
    <w:p w:rsidR="00F502A3" w:rsidRDefault="00F502A3" w:rsidP="00F502A3">
      <w:pPr>
        <w:autoSpaceDE w:val="0"/>
        <w:autoSpaceDN w:val="0"/>
        <w:adjustRightInd w:val="0"/>
        <w:spacing w:line="240" w:lineRule="auto"/>
        <w:ind w:firstLineChars="0" w:firstLine="0"/>
        <w:rPr>
          <w:rFonts w:ascii="宋体" w:hAnsiTheme="minorHAnsi" w:cstheme="minorBidi"/>
          <w:kern w:val="0"/>
          <w:szCs w:val="24"/>
        </w:rPr>
      </w:pPr>
      <w:r>
        <w:rPr>
          <w:color w:val="000000"/>
          <w:kern w:val="0"/>
          <w:sz w:val="20"/>
          <w:szCs w:val="20"/>
        </w:rPr>
        <w:t xml:space="preserve">[7] </w:t>
      </w:r>
      <w:proofErr w:type="spellStart"/>
      <w:r>
        <w:rPr>
          <w:color w:val="000000"/>
          <w:kern w:val="0"/>
          <w:sz w:val="20"/>
          <w:szCs w:val="20"/>
        </w:rPr>
        <w:t>Goupee</w:t>
      </w:r>
      <w:proofErr w:type="spellEnd"/>
      <w:r>
        <w:rPr>
          <w:color w:val="000000"/>
          <w:kern w:val="0"/>
          <w:sz w:val="20"/>
          <w:szCs w:val="20"/>
        </w:rPr>
        <w:t xml:space="preserve"> A J, Koo B J, </w:t>
      </w:r>
      <w:proofErr w:type="spellStart"/>
      <w:r>
        <w:rPr>
          <w:color w:val="000000"/>
          <w:kern w:val="0"/>
          <w:sz w:val="20"/>
          <w:szCs w:val="20"/>
        </w:rPr>
        <w:t>Lambrakos</w:t>
      </w:r>
      <w:proofErr w:type="spellEnd"/>
      <w:r>
        <w:rPr>
          <w:color w:val="000000"/>
          <w:kern w:val="0"/>
          <w:sz w:val="20"/>
          <w:szCs w:val="20"/>
        </w:rPr>
        <w:t xml:space="preserve"> K F, et al. Model Tests for Three Floating Wind Turbine Concepts: Offshore Technology Conference[Z]. Houston, Texas, USA: 2012.</w:t>
      </w:r>
    </w:p>
    <w:p w:rsidR="00F502A3" w:rsidRDefault="00F502A3" w:rsidP="00F502A3">
      <w:pPr>
        <w:autoSpaceDE w:val="0"/>
        <w:autoSpaceDN w:val="0"/>
        <w:adjustRightInd w:val="0"/>
        <w:spacing w:line="240" w:lineRule="auto"/>
        <w:ind w:firstLineChars="0" w:firstLine="0"/>
        <w:rPr>
          <w:rFonts w:ascii="宋体" w:hAnsiTheme="minorHAnsi" w:cstheme="minorBidi"/>
          <w:kern w:val="0"/>
          <w:szCs w:val="24"/>
        </w:rPr>
      </w:pPr>
      <w:r>
        <w:rPr>
          <w:color w:val="000000"/>
          <w:kern w:val="0"/>
          <w:sz w:val="20"/>
          <w:szCs w:val="20"/>
        </w:rPr>
        <w:t xml:space="preserve">[8] </w:t>
      </w:r>
      <w:bookmarkStart w:id="14" w:name="_neb0F24C7E7_1CF3_4B84_9B83_66D7801D43F4"/>
      <w:proofErr w:type="spellStart"/>
      <w:r>
        <w:rPr>
          <w:color w:val="000000"/>
          <w:kern w:val="0"/>
          <w:sz w:val="20"/>
          <w:szCs w:val="20"/>
        </w:rPr>
        <w:t>Goupee</w:t>
      </w:r>
      <w:proofErr w:type="spellEnd"/>
      <w:r>
        <w:rPr>
          <w:color w:val="000000"/>
          <w:kern w:val="0"/>
          <w:sz w:val="20"/>
          <w:szCs w:val="20"/>
        </w:rPr>
        <w:t xml:space="preserve"> A J, Fowler M J, Kimball R W, et al. Additional Wind/Wave Basin Testing of The </w:t>
      </w:r>
      <w:proofErr w:type="spellStart"/>
      <w:r>
        <w:rPr>
          <w:color w:val="000000"/>
          <w:kern w:val="0"/>
          <w:sz w:val="20"/>
          <w:szCs w:val="20"/>
        </w:rPr>
        <w:t>DeepCWind</w:t>
      </w:r>
      <w:proofErr w:type="spellEnd"/>
      <w:r>
        <w:rPr>
          <w:color w:val="000000"/>
          <w:kern w:val="0"/>
          <w:sz w:val="20"/>
          <w:szCs w:val="20"/>
        </w:rPr>
        <w:t xml:space="preserve"> </w:t>
      </w:r>
      <w:proofErr w:type="spellStart"/>
      <w:r>
        <w:rPr>
          <w:color w:val="000000"/>
          <w:kern w:val="0"/>
          <w:sz w:val="20"/>
          <w:szCs w:val="20"/>
        </w:rPr>
        <w:t>SemiSubmersible</w:t>
      </w:r>
      <w:proofErr w:type="spellEnd"/>
      <w:r>
        <w:rPr>
          <w:color w:val="000000"/>
          <w:kern w:val="0"/>
          <w:sz w:val="20"/>
          <w:szCs w:val="20"/>
        </w:rPr>
        <w:t xml:space="preserve"> With a Performance-Matched Wind Turbine: ASME[Z]. San Francisco, California, USA: 2014.</w:t>
      </w:r>
      <w:bookmarkEnd w:id="14"/>
    </w:p>
    <w:p w:rsidR="00F502A3" w:rsidRDefault="00F52857" w:rsidP="00F502A3">
      <w:pPr>
        <w:autoSpaceDE w:val="0"/>
        <w:autoSpaceDN w:val="0"/>
        <w:adjustRightInd w:val="0"/>
        <w:spacing w:line="240" w:lineRule="auto"/>
        <w:ind w:firstLineChars="0" w:firstLine="0"/>
        <w:jc w:val="left"/>
        <w:rPr>
          <w:rFonts w:eastAsiaTheme="minorEastAsia"/>
          <w:kern w:val="0"/>
          <w:szCs w:val="24"/>
        </w:rPr>
      </w:pPr>
      <w:r>
        <w:fldChar w:fldCharType="end"/>
      </w:r>
      <w:r>
        <w:fldChar w:fldCharType="begin"/>
      </w:r>
      <w:r>
        <w:instrText xml:space="preserve"> ADDIN NE.Rep</w:instrText>
      </w:r>
      <w:r>
        <w:fldChar w:fldCharType="separate"/>
      </w:r>
    </w:p>
    <w:p w:rsidR="00F502A3" w:rsidRDefault="00F502A3" w:rsidP="00F502A3">
      <w:pPr>
        <w:autoSpaceDE w:val="0"/>
        <w:autoSpaceDN w:val="0"/>
        <w:adjustRightInd w:val="0"/>
        <w:spacing w:line="240" w:lineRule="auto"/>
        <w:ind w:firstLineChars="0" w:firstLine="0"/>
        <w:jc w:val="center"/>
        <w:rPr>
          <w:rFonts w:eastAsiaTheme="minorEastAsia"/>
          <w:color w:val="000000"/>
          <w:kern w:val="0"/>
          <w:szCs w:val="24"/>
        </w:rPr>
      </w:pPr>
      <w:r>
        <w:rPr>
          <w:rFonts w:eastAsiaTheme="minorEastAsia"/>
          <w:b/>
          <w:bCs/>
          <w:color w:val="FF0000"/>
          <w:kern w:val="0"/>
          <w:szCs w:val="24"/>
        </w:rPr>
        <w:t>校对报告</w:t>
      </w:r>
    </w:p>
    <w:p w:rsidR="00F502A3" w:rsidRDefault="00F502A3" w:rsidP="00F502A3">
      <w:pPr>
        <w:autoSpaceDE w:val="0"/>
        <w:autoSpaceDN w:val="0"/>
        <w:adjustRightInd w:val="0"/>
        <w:spacing w:line="240" w:lineRule="auto"/>
        <w:ind w:firstLineChars="0" w:firstLine="0"/>
        <w:jc w:val="center"/>
        <w:rPr>
          <w:rFonts w:eastAsiaTheme="minorEastAsia"/>
          <w:kern w:val="0"/>
          <w:szCs w:val="24"/>
        </w:rPr>
      </w:pPr>
    </w:p>
    <w:p w:rsidR="00F502A3" w:rsidRDefault="00F502A3" w:rsidP="00F502A3">
      <w:pPr>
        <w:autoSpaceDE w:val="0"/>
        <w:autoSpaceDN w:val="0"/>
        <w:adjustRightInd w:val="0"/>
        <w:spacing w:line="240" w:lineRule="auto"/>
        <w:ind w:firstLineChars="0" w:firstLine="0"/>
        <w:jc w:val="left"/>
        <w:rPr>
          <w:rFonts w:eastAsiaTheme="minorEastAsia"/>
          <w:color w:val="000000"/>
          <w:kern w:val="0"/>
          <w:szCs w:val="24"/>
        </w:rPr>
      </w:pPr>
      <w:r>
        <w:rPr>
          <w:rFonts w:eastAsiaTheme="minorEastAsia"/>
          <w:color w:val="000000"/>
          <w:kern w:val="0"/>
          <w:szCs w:val="24"/>
        </w:rPr>
        <w:t>当前使用的样式是</w:t>
      </w:r>
      <w:r>
        <w:rPr>
          <w:rFonts w:eastAsiaTheme="minorEastAsia"/>
          <w:color w:val="000000"/>
          <w:kern w:val="0"/>
          <w:szCs w:val="24"/>
        </w:rPr>
        <w:t xml:space="preserve"> [Advances in Atmospheric Sciences</w:t>
      </w:r>
      <w:r>
        <w:rPr>
          <w:rFonts w:eastAsiaTheme="minorEastAsia"/>
          <w:color w:val="000000"/>
          <w:kern w:val="0"/>
          <w:szCs w:val="24"/>
        </w:rPr>
        <w:t>（大气科学进展）</w:t>
      </w:r>
      <w:r>
        <w:rPr>
          <w:rFonts w:eastAsiaTheme="minorEastAsia"/>
          <w:color w:val="000000"/>
          <w:kern w:val="0"/>
          <w:szCs w:val="24"/>
        </w:rPr>
        <w:t>]</w:t>
      </w:r>
    </w:p>
    <w:p w:rsidR="00F502A3" w:rsidRDefault="00F502A3" w:rsidP="00F502A3">
      <w:pPr>
        <w:autoSpaceDE w:val="0"/>
        <w:autoSpaceDN w:val="0"/>
        <w:adjustRightInd w:val="0"/>
        <w:spacing w:line="240" w:lineRule="auto"/>
        <w:ind w:firstLineChars="0" w:firstLine="0"/>
        <w:jc w:val="left"/>
        <w:rPr>
          <w:rFonts w:eastAsiaTheme="minorEastAsia"/>
          <w:color w:val="000000"/>
          <w:kern w:val="0"/>
          <w:szCs w:val="24"/>
        </w:rPr>
      </w:pPr>
      <w:r>
        <w:rPr>
          <w:rFonts w:eastAsiaTheme="minorEastAsia"/>
          <w:color w:val="000000"/>
          <w:kern w:val="0"/>
          <w:szCs w:val="24"/>
        </w:rPr>
        <w:t>当前文档包含的题录共</w:t>
      </w:r>
      <w:r>
        <w:rPr>
          <w:rFonts w:eastAsiaTheme="minorEastAsia"/>
          <w:color w:val="000000"/>
          <w:kern w:val="0"/>
          <w:szCs w:val="24"/>
        </w:rPr>
        <w:t>8</w:t>
      </w:r>
      <w:r>
        <w:rPr>
          <w:rFonts w:eastAsiaTheme="minorEastAsia"/>
          <w:color w:val="000000"/>
          <w:kern w:val="0"/>
          <w:szCs w:val="24"/>
        </w:rPr>
        <w:t>条</w:t>
      </w:r>
    </w:p>
    <w:p w:rsidR="00F502A3" w:rsidRDefault="00F502A3" w:rsidP="00F502A3">
      <w:pPr>
        <w:autoSpaceDE w:val="0"/>
        <w:autoSpaceDN w:val="0"/>
        <w:adjustRightInd w:val="0"/>
        <w:spacing w:line="240" w:lineRule="auto"/>
        <w:ind w:firstLineChars="0" w:firstLine="0"/>
        <w:jc w:val="left"/>
        <w:rPr>
          <w:rFonts w:eastAsiaTheme="minorEastAsia"/>
          <w:color w:val="000000"/>
          <w:kern w:val="0"/>
          <w:szCs w:val="24"/>
        </w:rPr>
      </w:pPr>
      <w:r>
        <w:rPr>
          <w:rFonts w:eastAsiaTheme="minorEastAsia"/>
          <w:color w:val="000000"/>
          <w:kern w:val="0"/>
          <w:szCs w:val="24"/>
        </w:rPr>
        <w:t>有</w:t>
      </w:r>
      <w:r>
        <w:rPr>
          <w:rFonts w:eastAsiaTheme="minorEastAsia"/>
          <w:color w:val="000000"/>
          <w:kern w:val="0"/>
          <w:szCs w:val="24"/>
        </w:rPr>
        <w:t>0</w:t>
      </w:r>
      <w:r>
        <w:rPr>
          <w:rFonts w:eastAsiaTheme="minorEastAsia"/>
          <w:color w:val="000000"/>
          <w:kern w:val="0"/>
          <w:szCs w:val="24"/>
        </w:rPr>
        <w:t>条题录存在必填字段内容缺失的问题</w:t>
      </w:r>
    </w:p>
    <w:p w:rsidR="00F52857" w:rsidRPr="00F52857" w:rsidRDefault="00F502A3" w:rsidP="00F52857">
      <w:pPr>
        <w:ind w:firstLine="480"/>
      </w:pPr>
      <w:r>
        <w:rPr>
          <w:rFonts w:eastAsiaTheme="minorEastAsia"/>
          <w:color w:val="000000"/>
          <w:kern w:val="0"/>
          <w:szCs w:val="24"/>
        </w:rPr>
        <w:t>所有题录的数据正常</w:t>
      </w:r>
      <w:r w:rsidR="00F52857">
        <w:fldChar w:fldCharType="end"/>
      </w:r>
    </w:p>
    <w:sectPr w:rsidR="00F52857" w:rsidRPr="00F52857">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C1C" w:rsidRDefault="00E84C1C" w:rsidP="00B80B23">
      <w:pPr>
        <w:spacing w:line="240" w:lineRule="auto"/>
        <w:ind w:firstLine="480"/>
      </w:pPr>
      <w:r>
        <w:separator/>
      </w:r>
    </w:p>
  </w:endnote>
  <w:endnote w:type="continuationSeparator" w:id="0">
    <w:p w:rsidR="00E84C1C" w:rsidRDefault="00E84C1C" w:rsidP="00B80B2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B23" w:rsidRDefault="00B80B23">
    <w:pPr>
      <w:pStyle w:val="af"/>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B23" w:rsidRDefault="00B80B23">
    <w:pPr>
      <w:pStyle w:val="af"/>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B23" w:rsidRDefault="00B80B23">
    <w:pPr>
      <w:pStyle w:val="af"/>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C1C" w:rsidRDefault="00E84C1C" w:rsidP="00B80B23">
      <w:pPr>
        <w:spacing w:line="240" w:lineRule="auto"/>
        <w:ind w:firstLine="480"/>
      </w:pPr>
      <w:r>
        <w:separator/>
      </w:r>
    </w:p>
  </w:footnote>
  <w:footnote w:type="continuationSeparator" w:id="0">
    <w:p w:rsidR="00E84C1C" w:rsidRDefault="00E84C1C" w:rsidP="00B80B2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B23" w:rsidRDefault="00B80B23">
    <w:pPr>
      <w:pStyle w:val="af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B23" w:rsidRDefault="00B80B23">
    <w:pPr>
      <w:pStyle w:val="af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B23" w:rsidRDefault="00B80B23">
    <w:pPr>
      <w:pStyle w:val="af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A7496"/>
    <w:multiLevelType w:val="hybridMultilevel"/>
    <w:tmpl w:val="51FEFD00"/>
    <w:lvl w:ilvl="0" w:tplc="29D675B4">
      <w:start w:val="1"/>
      <w:numFmt w:val="japaneseCounting"/>
      <w:lvlText w:val="第%1章"/>
      <w:lvlJc w:val="left"/>
      <w:pPr>
        <w:ind w:left="1060" w:hanging="4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
    <w:nsid w:val="0D104991"/>
    <w:multiLevelType w:val="hybridMultilevel"/>
    <w:tmpl w:val="C706B7C8"/>
    <w:lvl w:ilvl="0" w:tplc="29D675B4">
      <w:start w:val="1"/>
      <w:numFmt w:val="japaneseCounting"/>
      <w:lvlText w:val="第%1章"/>
      <w:lvlJc w:val="left"/>
      <w:pPr>
        <w:ind w:left="4275" w:hanging="1155"/>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
    <w:nsid w:val="19FF1314"/>
    <w:multiLevelType w:val="multilevel"/>
    <w:tmpl w:val="6E204724"/>
    <w:lvl w:ilvl="0">
      <w:start w:val="1"/>
      <w:numFmt w:val="japaneseCounting"/>
      <w:lvlText w:val="第%1章"/>
      <w:lvlJc w:val="left"/>
      <w:pPr>
        <w:ind w:left="425" w:hanging="137"/>
      </w:pPr>
      <w:rPr>
        <w:rFonts w:hint="default"/>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val="0"/>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
    <w:nsid w:val="2C8C3147"/>
    <w:multiLevelType w:val="hybridMultilevel"/>
    <w:tmpl w:val="6EC4D97A"/>
    <w:lvl w:ilvl="0" w:tplc="ABB4909C">
      <w:start w:val="1"/>
      <w:numFmt w:val="chineseCountingThousand"/>
      <w:lvlText w:val="第%1章"/>
      <w:lvlJc w:val="left"/>
      <w:pPr>
        <w:ind w:left="704" w:hanging="4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nsid w:val="38A25614"/>
    <w:multiLevelType w:val="hybridMultilevel"/>
    <w:tmpl w:val="1E2284A4"/>
    <w:lvl w:ilvl="0" w:tplc="29D675B4">
      <w:start w:val="1"/>
      <w:numFmt w:val="japaneseCounting"/>
      <w:lvlText w:val="第%1章"/>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nsid w:val="4D38218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57ED6E90"/>
    <w:multiLevelType w:val="multilevel"/>
    <w:tmpl w:val="711262A2"/>
    <w:lvl w:ilvl="0">
      <w:start w:val="1"/>
      <w:numFmt w:val="chineseCountingThousand"/>
      <w:suff w:val="space"/>
      <w:lvlText w:val="第%1章"/>
      <w:lvlJc w:val="center"/>
      <w:pPr>
        <w:ind w:left="425" w:hanging="137"/>
      </w:pPr>
      <w:rPr>
        <w:rFonts w:hint="eastAsia"/>
      </w:rPr>
    </w:lvl>
    <w:lvl w:ilvl="1">
      <w:start w:val="1"/>
      <w:numFmt w:val="decimal"/>
      <w:isLgl/>
      <w:lvlText w:val="%1.%2"/>
      <w:lvlJc w:val="left"/>
      <w:pPr>
        <w:tabs>
          <w:tab w:val="num" w:pos="992"/>
        </w:tabs>
        <w:ind w:left="992" w:hanging="567"/>
      </w:pPr>
      <w:rPr>
        <w:rFonts w:hint="eastAsia"/>
      </w:rPr>
    </w:lvl>
    <w:lvl w:ilvl="2">
      <w:start w:val="1"/>
      <w:numFmt w:val="decimal"/>
      <w:isLgl/>
      <w:lvlText w:val="%1.%2.%3"/>
      <w:lvlJc w:val="left"/>
      <w:pPr>
        <w:tabs>
          <w:tab w:val="num" w:pos="1571"/>
        </w:tabs>
        <w:ind w:left="1418" w:hanging="567"/>
      </w:pPr>
      <w:rPr>
        <w:rFonts w:hint="eastAsia"/>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7">
    <w:nsid w:val="657C0BAE"/>
    <w:multiLevelType w:val="hybridMultilevel"/>
    <w:tmpl w:val="9DF66130"/>
    <w:lvl w:ilvl="0" w:tplc="4B2C6270">
      <w:start w:val="1"/>
      <w:numFmt w:val="decimal"/>
      <w:pStyle w:val="4"/>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9496E53"/>
    <w:multiLevelType w:val="hybridMultilevel"/>
    <w:tmpl w:val="6A1643C6"/>
    <w:lvl w:ilvl="0" w:tplc="AC78F6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0D43714"/>
    <w:multiLevelType w:val="multilevel"/>
    <w:tmpl w:val="659EDB34"/>
    <w:lvl w:ilvl="0">
      <w:start w:val="1"/>
      <w:numFmt w:val="decimal"/>
      <w:pStyle w:val="1"/>
      <w:lvlText w:val="第%1章"/>
      <w:lvlJc w:val="left"/>
      <w:pPr>
        <w:ind w:left="3965" w:hanging="137"/>
      </w:pPr>
      <w:rPr>
        <w:rFonts w:hint="eastAsia"/>
      </w:rPr>
    </w:lvl>
    <w:lvl w:ilvl="1">
      <w:start w:val="1"/>
      <w:numFmt w:val="decimal"/>
      <w:pStyle w:val="2"/>
      <w:isLgl/>
      <w:suff w:val="space"/>
      <w:lvlText w:val="%1.%2"/>
      <w:lvlJc w:val="left"/>
      <w:pPr>
        <w:ind w:left="3257" w:firstLine="0"/>
      </w:pPr>
      <w:rPr>
        <w:rFonts w:hint="eastAsia"/>
      </w:rPr>
    </w:lvl>
    <w:lvl w:ilvl="2">
      <w:start w:val="1"/>
      <w:numFmt w:val="decimal"/>
      <w:pStyle w:val="3"/>
      <w:isLgl/>
      <w:suff w:val="space"/>
      <w:lvlText w:val="%1.%2.%3"/>
      <w:lvlJc w:val="left"/>
      <w:pPr>
        <w:ind w:left="3257" w:firstLine="0"/>
      </w:pPr>
      <w:rPr>
        <w:rFonts w:ascii="Times New Roman" w:eastAsia="黑体" w:hAnsi="Times New Roman" w:hint="default"/>
        <w:b w:val="0"/>
        <w:i w:val="0"/>
        <w:sz w:val="24"/>
        <w:szCs w:val="24"/>
      </w:rPr>
    </w:lvl>
    <w:lvl w:ilvl="3">
      <w:start w:val="1"/>
      <w:numFmt w:val="decimal"/>
      <w:isLgl/>
      <w:lvlText w:val="%1.%2.%3.%4"/>
      <w:lvlJc w:val="left"/>
      <w:pPr>
        <w:tabs>
          <w:tab w:val="num" w:pos="5613"/>
        </w:tabs>
        <w:ind w:left="5241" w:hanging="708"/>
      </w:pPr>
      <w:rPr>
        <w:rFonts w:hint="eastAsia"/>
      </w:rPr>
    </w:lvl>
    <w:lvl w:ilvl="4">
      <w:start w:val="1"/>
      <w:numFmt w:val="decimal"/>
      <w:lvlText w:val="%1.%2.%3.%4.%5"/>
      <w:lvlJc w:val="left"/>
      <w:pPr>
        <w:tabs>
          <w:tab w:val="num" w:pos="6398"/>
        </w:tabs>
        <w:ind w:left="5808" w:hanging="850"/>
      </w:pPr>
      <w:rPr>
        <w:rFonts w:hint="eastAsia"/>
      </w:rPr>
    </w:lvl>
    <w:lvl w:ilvl="5">
      <w:start w:val="1"/>
      <w:numFmt w:val="decimal"/>
      <w:lvlText w:val="%1.%2.%3.%4.%5.%6"/>
      <w:lvlJc w:val="left"/>
      <w:pPr>
        <w:tabs>
          <w:tab w:val="num" w:pos="6823"/>
        </w:tabs>
        <w:ind w:left="6517" w:hanging="1134"/>
      </w:pPr>
      <w:rPr>
        <w:rFonts w:hint="eastAsia"/>
      </w:rPr>
    </w:lvl>
    <w:lvl w:ilvl="6">
      <w:start w:val="1"/>
      <w:numFmt w:val="decimal"/>
      <w:lvlText w:val="%1.%2.%3.%4.%5.%6.%7"/>
      <w:lvlJc w:val="left"/>
      <w:pPr>
        <w:tabs>
          <w:tab w:val="num" w:pos="7608"/>
        </w:tabs>
        <w:ind w:left="7084" w:hanging="1276"/>
      </w:pPr>
      <w:rPr>
        <w:rFonts w:hint="eastAsia"/>
      </w:rPr>
    </w:lvl>
    <w:lvl w:ilvl="7">
      <w:start w:val="1"/>
      <w:numFmt w:val="decimal"/>
      <w:lvlText w:val="%1.%2.%3.%4.%5.%6.%7.%8"/>
      <w:lvlJc w:val="left"/>
      <w:pPr>
        <w:tabs>
          <w:tab w:val="num" w:pos="8393"/>
        </w:tabs>
        <w:ind w:left="7651" w:hanging="1418"/>
      </w:pPr>
      <w:rPr>
        <w:rFonts w:hint="eastAsia"/>
      </w:rPr>
    </w:lvl>
    <w:lvl w:ilvl="8">
      <w:start w:val="1"/>
      <w:numFmt w:val="decimal"/>
      <w:lvlText w:val="%1.%2.%3.%4.%5.%6.%7.%8.%9"/>
      <w:lvlJc w:val="left"/>
      <w:pPr>
        <w:tabs>
          <w:tab w:val="num" w:pos="8819"/>
        </w:tabs>
        <w:ind w:left="8359" w:hanging="1700"/>
      </w:pPr>
      <w:rPr>
        <w:rFonts w:hint="eastAsia"/>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1"/>
  </w:num>
  <w:num w:numId="20">
    <w:abstractNumId w:val="0"/>
  </w:num>
  <w:num w:numId="21">
    <w:abstractNumId w:val="4"/>
  </w:num>
  <w:num w:numId="22">
    <w:abstractNumId w:val="9"/>
  </w:num>
  <w:num w:numId="23">
    <w:abstractNumId w:val="5"/>
  </w:num>
  <w:num w:numId="24">
    <w:abstractNumId w:val="3"/>
  </w:num>
  <w:num w:numId="25">
    <w:abstractNumId w:val="2"/>
  </w:num>
  <w:num w:numId="26">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D5C3CD-71D7-46CC-9B26-83B98597D72C}" w:val=" ADDIN NE.Ref.{03D5C3CD-71D7-46CC-9B26-83B98597D72C}&lt;Citation&gt;&lt;Group&gt;&lt;References&gt;&lt;Item&gt;&lt;ID&gt;500&lt;/ID&gt;&lt;UID&gt;{9E805E3F-4CD5-41D2-9769-CA3BDD78ED1F}&lt;/UID&gt;&lt;Title&gt;XFOIL: An Analysis and Design System for Low Reynolds Number Airfoils&lt;/Title&gt;&lt;Template&gt;Conference Paper&lt;/Template&gt;&lt;Star&gt;0&lt;/Star&gt;&lt;Tag&gt;0&lt;/Tag&gt;&lt;Author&gt;Drela, Mark&lt;/Author&gt;&lt;Year&gt;1989&lt;/Year&gt;&lt;Details&gt;&lt;_accessed&gt;61627278&lt;/_accessed&gt;&lt;_created&gt;61484566&lt;/_created&gt;&lt;_modified&gt;61627281&lt;/_modified&gt;&lt;_pages&gt;1-12&lt;/_pages&gt;&lt;_place_published&gt;University of Notre Dame.&lt;/_place_published&gt;&lt;_secondary_title&gt;Conference on Low Reynolds Number Airfoil Aerodynamics&lt;/_secondary_title&gt;&lt;/Details&gt;&lt;Extra&gt;&lt;DBUID&gt;{F96A950B-833F-4880-A151-76DA2D6A2879}&lt;/DBUID&gt;&lt;/Extra&gt;&lt;/Item&gt;&lt;/References&gt;&lt;/Group&gt;&lt;/Citation&gt;_x000a_"/>
    <w:docVar w:name="NE.Ref{2852447B-08F7-41A1-B369-C463335622A3}" w:val=" ADDIN NE.Ref.{2852447B-08F7-41A1-B369-C463335622A3}&lt;Citation&gt;&lt;Group&gt;&lt;References&gt;&lt;Item&gt;&lt;ID&gt;473&lt;/ID&gt;&lt;UID&gt;{3D3027A8-9F7E-493E-88BE-FB100D93AA8B}&lt;/UID&gt;&lt;Title&gt;WINDFLOAT: A Floating Foundation for Offshore Wind Turbine Part II: Hydrodynamics Analysis&lt;/Title&gt;&lt;Template&gt;Conference Paper&lt;/Template&gt;&lt;Star&gt;0&lt;/Star&gt;&lt;Tag&gt;0&lt;/Tag&gt;&lt;Author&gt;Cermelli, Christian; Roddier, Dominique; Aubault, Alexia&lt;/Author&gt;&lt;Year&gt;2009&lt;/Year&gt;&lt;Details&gt;&lt;_accessed&gt;61627274&lt;/_accessed&gt;&lt;_created&gt;61161750&lt;/_created&gt;&lt;_modified&gt;61627275&lt;/_modified&gt;&lt;_place_published&gt;Honolulu, Hawaii, USA&lt;/_place_published&gt;&lt;_secondary_title&gt;ASME&lt;/_secondary_title&gt;&lt;/Details&gt;&lt;Extra&gt;&lt;DBUID&gt;{F96A950B-833F-4880-A151-76DA2D6A2879}&lt;/DBUID&gt;&lt;/Extra&gt;&lt;/Item&gt;&lt;/References&gt;&lt;/Group&gt;&lt;/Citation&gt;_x000a_"/>
    <w:docVar w:name="NE.Ref{3B15BB46-1543-4C75-B441-BA2438395FCF}" w:val=" ADDIN NE.Ref.{3B15BB46-1543-4C75-B441-BA2438395FCF}&lt;Citation&gt;&lt;Group&gt;&lt;References&gt;&lt;Item&gt;&lt;ID&gt;421&lt;/ID&gt;&lt;UID&gt;{690A18E5-30D2-4F71-9363-7823F58F9D02}&lt;/UID&gt;&lt;Title&gt;Development of a scaled-down floating wind turbine for offshore basin testing&lt;/Title&gt;&lt;Template&gt;Conference Paper&lt;/Template&gt;&lt;Star&gt;0&lt;/Star&gt;&lt;Tag&gt;3&lt;/Tag&gt;&lt;Author&gt;de Ridder, Erik-Jan; Otto, William; Zondervan, Gert-Jan; Huijs, Fons; Vaz, Guilherme&lt;/Author&gt;&lt;Year&gt;2014&lt;/Year&gt;&lt;Details&gt;&lt;_created&gt;61099016&lt;/_created&gt;&lt;_db_updated&gt;GoogleScholar&lt;/_db_updated&gt;&lt;_modified&gt;61099018&lt;/_modified&gt;&lt;_pages&gt;V09AT09A027--V09AT09A027&lt;/_pages&gt;&lt;_publisher&gt;American Society of Mechanical Engineers&lt;/_publisher&gt;&lt;_tertiary_title&gt;ASME 2014 33rd International Conference on Ocean, Offshore and Arctic Engineering&lt;/_tertiary_title&gt;&lt;/Details&gt;&lt;Extra&gt;&lt;DBUID&gt;{F96A950B-833F-4880-A151-76DA2D6A2879}&lt;/DBUID&gt;&lt;/Extra&gt;&lt;/Item&gt;&lt;/References&gt;&lt;/Group&gt;&lt;/Citation&gt;_x000a_"/>
    <w:docVar w:name="NE.Ref{42FB424E-B34A-44C6-9E6B-B730FAF57C5F}" w:val=" ADDIN NE.Ref.{42FB424E-B34A-44C6-9E6B-B730FAF57C5F}&lt;Citation&gt;&lt;Group&gt;&lt;References&gt;&lt;Item&gt;&lt;ID&gt;508&lt;/ID&gt;&lt;UID&gt;{B0BE1B86-1C36-4ABE-884D-C4916B2642A2}&lt;/UID&gt;&lt;Title&gt;深海海洋平台混合模型试验技术&lt;/Title&gt;&lt;Template&gt;Journal Article&lt;/Template&gt;&lt;Star&gt;0&lt;/Star&gt;&lt;Tag&gt;0&lt;/Tag&gt;&lt;Author&gt;盛振邦; 肖龙飞&lt;/Author&gt;&lt;Year&gt;2003&lt;/Year&gt;&lt;Details&gt;&lt;_accessed&gt;61804541&lt;/_accessed&gt;&lt;_author_aff&gt;上海交通大学海洋工程国家重点实验室;上海交通大学海洋工程国家重点实验室&lt;/_author_aff&gt;&lt;_created&gt;61804541&lt;/_created&gt;&lt;_date&gt;54322560&lt;/_date&gt;&lt;_db_provider&gt;CNKI: 期刊&lt;/_db_provider&gt;&lt;_db_updated&gt;CNKI - Reference&lt;/_db_updated&gt;&lt;_issue&gt;01&lt;/_issue&gt;&lt;_journal&gt;上海造船&lt;/_journal&gt;&lt;_keywords&gt;混合模型;试验技术;深海平台;海洋工程&lt;/_keywords&gt;&lt;_language&gt;Chinese&lt;/_language&gt;&lt;_modified&gt;61804541&lt;/_modified&gt;&lt;_pages&gt;12-14+2&lt;/_pages&gt;&lt;_url&gt;http://kns.cnki.net/KCMS/detail/detail.aspx?FileName=SHZC200301001&amp;amp;DbName=CJFQ2003&lt;/_url&gt;&lt;_translated_author&gt;Sheng, Zhenbang;Xiao, Longfei&lt;/_translated_author&gt;&lt;/Details&gt;&lt;Extra&gt;&lt;DBUID&gt;{F96A950B-833F-4880-A151-76DA2D6A2879}&lt;/DBUID&gt;&lt;/Extra&gt;&lt;/Item&gt;&lt;/References&gt;&lt;/Group&gt;&lt;/Citation&gt;_x000a_"/>
    <w:docVar w:name="NE.Ref{81E750EA-4A98-48A1-8AF6-A5ADDB5CE5CF}" w:val=" ADDIN NE.Ref.{81E750EA-4A98-48A1-8AF6-A5ADDB5CE5CF}&lt;Citation&gt;&lt;Group&gt;&lt;References&gt;&lt;Item&gt;&lt;ID&gt;509&lt;/ID&gt;&lt;UID&gt;{6ACE88BA-28F8-4552-B592-EBB1ED57B450}&lt;/UID&gt;&lt;Title&gt;海上浮式风机水池模型试验方法及其研究进展&lt;/Title&gt;&lt;Template&gt;Journal Article&lt;/Template&gt;&lt;Star&gt;0&lt;/Star&gt;&lt;Tag&gt;0&lt;/Tag&gt;&lt;Author&gt;郭子伟; 孟龙; 赵永生; 何炎平&lt;/Author&gt;&lt;Year&gt;2016&lt;/Year&gt;&lt;Details&gt;&lt;_accessed&gt;61804646&lt;/_accessed&gt;&lt;_author_aff&gt;上海交通大学海洋工程国家重点实验室;高新船舶与深海开发装备协同创新中心(船海协创中心);上海交通大学船舶海洋与建筑工程学院;&lt;/_author_aff&gt;&lt;_collection_scope&gt;中国科技核心期刊;&lt;/_collection_scope&gt;&lt;_created&gt;61804646&lt;/_created&gt;&lt;_date&gt;61531200&lt;/_date&gt;&lt;_db_provider&gt;CNKI: 期刊&lt;/_db_provider&gt;&lt;_db_updated&gt;CNKI - Reference&lt;/_db_updated&gt;&lt;_issue&gt;06&lt;/_issue&gt;&lt;_journal&gt;中国海洋平台&lt;/_journal&gt;&lt;_keywords&gt;海上浮式风力发电机;模型试验;相似准则;试验工况&lt;/_keywords&gt;&lt;_language&gt;Chinese&lt;/_language&gt;&lt;_modified&gt;61804646&lt;/_modified&gt;&lt;_pages&gt;1-8+14&lt;/_pages&gt;&lt;_url&gt;http://kns.cnki.net/KCMS/detail/detail.aspx?FileName=ZGHY201606001&amp;amp;DbName=CJFQ2016&lt;/_url&gt;&lt;_translated_author&gt;Guo, Ziwei;Meng, Long;Zhao, Yongsheng;He, Yanping&lt;/_translated_author&gt;&lt;/Details&gt;&lt;Extra&gt;&lt;DBUID&gt;{F96A950B-833F-4880-A151-76DA2D6A2879}&lt;/DBUID&gt;&lt;/Extra&gt;&lt;/Item&gt;&lt;/References&gt;&lt;/Group&gt;&lt;/Citation&gt;_x000a_"/>
    <w:docVar w:name="NE.Ref{874BEBDD-DFAF-45C4-9278-E7B15907EA1A}" w:val=" ADDIN NE.Ref.{874BEBDD-DFAF-45C4-9278-E7B15907EA1A}&lt;Citation&gt;&lt;Group&gt;&lt;References&gt;&lt;Item&gt;&lt;ID&gt;446&lt;/ID&gt;&lt;UID&gt;{62734CBD-312B-43C1-9C7D-8B72D384581B}&lt;/UID&gt;&lt;Title&gt;Aerodynamic Thrust Modelling in Wave Tank Tests of Offshore Floating Wind Turbines Using a Ducted Fan&lt;/Title&gt;&lt;Template&gt;Conference Paper&lt;/Template&gt;&lt;Star&gt;0&lt;/Star&gt;&lt;Tag&gt;0&lt;/Tag&gt;&lt;Author&gt;Azcona, Jose; Bouchotrouch, Faisal; Gonzalez, Marta; Garciandia, Joseba; Munduate, Xabier; Kelberlau, Felix; Nygaard, Tor A&lt;/Author&gt;&lt;Year&gt;2014&lt;/Year&gt;&lt;Details&gt;&lt;_accessed&gt;61507617&lt;/_accessed&gt;&lt;_created&gt;61134813&lt;/_created&gt;&lt;_doi&gt;10.1088/1742-6596/524/1/012089&lt;/_doi&gt;&lt;_issue&gt;524&lt;/_issue&gt;&lt;_journal&gt;Journal of Physics&lt;/_journal&gt;&lt;_modified&gt;61507625&lt;/_modified&gt;&lt;_publisher&gt;IPO Publishing&lt;/_publisher&gt;&lt;_secondary_title&gt;The Science of Making Torque from Wind 2014 (TORQUE 2014)&lt;/_secondary_title&gt;&lt;_volume&gt;1&lt;/_volume&gt;&lt;/Details&gt;&lt;Extra&gt;&lt;DBUID&gt;{F96A950B-833F-4880-A151-76DA2D6A2879}&lt;/DBUID&gt;&lt;/Extra&gt;&lt;/Item&gt;&lt;/References&gt;&lt;/Group&gt;&lt;/Citation&gt;_x000a_"/>
    <w:docVar w:name="NE.Ref{A1B3FA95-AA78-4FB8-8FA9-CF99A717342F}" w:val=" ADDIN NE.Ref.{A1B3FA95-AA78-4FB8-8FA9-CF99A717342F}&lt;Citation&gt;&lt;Group&gt;&lt;References&gt;&lt;Item&gt;&lt;ID&gt;472&lt;/ID&gt;&lt;UID&gt;{0F24C7E7-1CF3-4B84-9B83-66D7801D43F4}&lt;/UID&gt;&lt;Title&gt;Additional Wind/Wave Basin Testing of The DeepCWind SemiSubmersible With a Performance-Matched Wind Turbine&lt;/Title&gt;&lt;Template&gt;Conference Paper&lt;/Template&gt;&lt;Star&gt;0&lt;/Star&gt;&lt;Tag&gt;0&lt;/Tag&gt;&lt;Author&gt;Goupee, Andrew J; Fowler, Matthew J; Kimball, Richard W; Helder, Joop; de Ridder, Erik-Jan&lt;/Author&gt;&lt;Year&gt;2014&lt;/Year&gt;&lt;Details&gt;&lt;_accessed&gt;61627270&lt;/_accessed&gt;&lt;_created&gt;61156668&lt;/_created&gt;&lt;_modified&gt;61627267&lt;/_modified&gt;&lt;_place_published&gt;San Francisco, California, USA&lt;/_place_published&gt;&lt;_secondary_title&gt;ASME&lt;/_secondary_title&gt;&lt;/Details&gt;&lt;Extra&gt;&lt;DBUID&gt;{F96A950B-833F-4880-A151-76DA2D6A2879}&lt;/DBUID&gt;&lt;/Extra&gt;&lt;/Item&gt;&lt;/References&gt;&lt;/Group&gt;&lt;/Citation&gt;_x000a_"/>
    <w:docVar w:name="NE.Ref{A22ABD26-EE99-4918-B454-3D09CECD5853}" w:val=" ADDIN NE.Ref.{A22ABD26-EE99-4918-B454-3D09CECD5853}&lt;Citation&gt;&lt;Group&gt;&lt;References&gt;&lt;Item&gt;&lt;ID&gt;510&lt;/ID&gt;&lt;UID&gt;{D77858E5-C234-4A48-A840-982B9E90D2DF}&lt;/UID&gt;&lt;Title&gt;Model Tests for Three Floating Wind Turbine Concepts&lt;/Title&gt;&lt;Template&gt;Conference Paper&lt;/Template&gt;&lt;Star&gt;0&lt;/Star&gt;&lt;Tag&gt;0&lt;/Tag&gt;&lt;Author&gt;Goupee, Andrew J; Koo, Bonjun J; Lambrakos, Kostas F; Kimball, Richard W&lt;/Author&gt;&lt;Year&gt;2012&lt;/Year&gt;&lt;Details&gt;&lt;_accessed&gt;61935228&lt;/_accessed&gt;&lt;_created&gt;61935171&lt;/_created&gt;&lt;_modified&gt;61935231&lt;/_modified&gt;&lt;_journal&gt;Offshore Technology Conference&lt;/_journal&gt;&lt;_secondary_title&gt;Offshore Technology Conference&lt;/_secondary_title&gt;&lt;_place_published&gt;Houston, Texas, USA&lt;/_place_published&gt;&lt;/Details&gt;&lt;Extra&gt;&lt;DBUID&gt;{F96A950B-833F-4880-A151-76DA2D6A2879}&lt;/DBUID&gt;&lt;/Extra&gt;&lt;/Item&gt;&lt;/References&gt;&lt;/Group&gt;&lt;/Citation&gt;_x000a_"/>
    <w:docVar w:name="ne_docsoft" w:val="MSWord"/>
    <w:docVar w:name="ne_docversion" w:val="NoteExpress 2.0"/>
    <w:docVar w:name="ne_stylename" w:val="Advances in Atmospheric Sciences（大气科学进展）"/>
  </w:docVars>
  <w:rsids>
    <w:rsidRoot w:val="00FF247F"/>
    <w:rsid w:val="00050CA5"/>
    <w:rsid w:val="00065A6D"/>
    <w:rsid w:val="000E443D"/>
    <w:rsid w:val="00132580"/>
    <w:rsid w:val="001B1344"/>
    <w:rsid w:val="002240A1"/>
    <w:rsid w:val="00254725"/>
    <w:rsid w:val="00271985"/>
    <w:rsid w:val="00280228"/>
    <w:rsid w:val="002C2B45"/>
    <w:rsid w:val="002D34E2"/>
    <w:rsid w:val="00394312"/>
    <w:rsid w:val="003D3D13"/>
    <w:rsid w:val="003F3B31"/>
    <w:rsid w:val="00404FFA"/>
    <w:rsid w:val="00413191"/>
    <w:rsid w:val="0043272D"/>
    <w:rsid w:val="004A5094"/>
    <w:rsid w:val="00510E4D"/>
    <w:rsid w:val="005B793A"/>
    <w:rsid w:val="005F5D25"/>
    <w:rsid w:val="0065701D"/>
    <w:rsid w:val="00671FE3"/>
    <w:rsid w:val="007633EC"/>
    <w:rsid w:val="00821967"/>
    <w:rsid w:val="00847AD2"/>
    <w:rsid w:val="00855B3E"/>
    <w:rsid w:val="00881559"/>
    <w:rsid w:val="00924551"/>
    <w:rsid w:val="00931C41"/>
    <w:rsid w:val="00974110"/>
    <w:rsid w:val="009A4848"/>
    <w:rsid w:val="009D2721"/>
    <w:rsid w:val="009D5955"/>
    <w:rsid w:val="009F5BEF"/>
    <w:rsid w:val="00AC62CB"/>
    <w:rsid w:val="00AE305F"/>
    <w:rsid w:val="00B31068"/>
    <w:rsid w:val="00B364E7"/>
    <w:rsid w:val="00B56A3C"/>
    <w:rsid w:val="00B80B23"/>
    <w:rsid w:val="00BA451C"/>
    <w:rsid w:val="00BA4F0D"/>
    <w:rsid w:val="00BF2C33"/>
    <w:rsid w:val="00CB206B"/>
    <w:rsid w:val="00CD4447"/>
    <w:rsid w:val="00D52355"/>
    <w:rsid w:val="00D62EAA"/>
    <w:rsid w:val="00D94A20"/>
    <w:rsid w:val="00DE4F58"/>
    <w:rsid w:val="00E1778C"/>
    <w:rsid w:val="00E66F75"/>
    <w:rsid w:val="00E7095A"/>
    <w:rsid w:val="00E84C1C"/>
    <w:rsid w:val="00EC2966"/>
    <w:rsid w:val="00EE6DE5"/>
    <w:rsid w:val="00F502A3"/>
    <w:rsid w:val="00F52857"/>
    <w:rsid w:val="00F65EA0"/>
    <w:rsid w:val="00F86BE9"/>
    <w:rsid w:val="00FF247F"/>
    <w:rsid w:val="00FF6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D207D5-E41C-4E8D-BD69-D4B2D9F9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580"/>
    <w:pPr>
      <w:widowControl w:val="0"/>
      <w:spacing w:line="300" w:lineRule="auto"/>
      <w:ind w:firstLineChars="200" w:firstLine="200"/>
      <w:jc w:val="both"/>
    </w:pPr>
    <w:rPr>
      <w:rFonts w:ascii="Times New Roman" w:eastAsia="宋体" w:hAnsi="Times New Roman" w:cs="Times New Roman"/>
      <w:sz w:val="24"/>
    </w:rPr>
  </w:style>
  <w:style w:type="paragraph" w:styleId="1">
    <w:name w:val="heading 1"/>
    <w:aliases w:val="章一级"/>
    <w:basedOn w:val="a"/>
    <w:next w:val="a"/>
    <w:link w:val="1Char"/>
    <w:uiPriority w:val="9"/>
    <w:qFormat/>
    <w:rsid w:val="00D52355"/>
    <w:pPr>
      <w:keepNext/>
      <w:keepLines/>
      <w:numPr>
        <w:numId w:val="22"/>
      </w:numPr>
      <w:spacing w:before="397" w:after="397" w:line="240" w:lineRule="auto"/>
      <w:ind w:left="0" w:firstLineChars="0" w:firstLine="0"/>
      <w:jc w:val="center"/>
      <w:outlineLvl w:val="0"/>
    </w:pPr>
    <w:rPr>
      <w:rFonts w:ascii="Calibri" w:eastAsia="黑体" w:hAnsi="Calibri"/>
      <w:bCs/>
      <w:kern w:val="44"/>
      <w:sz w:val="32"/>
      <w:szCs w:val="44"/>
      <w:lang w:val="x-none" w:eastAsia="x-none"/>
    </w:rPr>
  </w:style>
  <w:style w:type="paragraph" w:styleId="2">
    <w:name w:val="heading 2"/>
    <w:aliases w:val="章二级"/>
    <w:basedOn w:val="a"/>
    <w:next w:val="a"/>
    <w:link w:val="2Char"/>
    <w:uiPriority w:val="9"/>
    <w:unhideWhenUsed/>
    <w:qFormat/>
    <w:rsid w:val="00D52355"/>
    <w:pPr>
      <w:keepNext/>
      <w:keepLines/>
      <w:numPr>
        <w:ilvl w:val="1"/>
        <w:numId w:val="22"/>
      </w:numPr>
      <w:spacing w:before="397" w:after="397" w:line="240" w:lineRule="auto"/>
      <w:ind w:left="0" w:firstLineChars="0"/>
      <w:jc w:val="left"/>
      <w:outlineLvl w:val="1"/>
    </w:pPr>
    <w:rPr>
      <w:rFonts w:ascii="Calibri Light" w:eastAsia="黑体" w:hAnsi="Calibri Light"/>
      <w:bCs/>
      <w:sz w:val="28"/>
      <w:szCs w:val="32"/>
      <w:lang w:val="x-none" w:eastAsia="x-none"/>
    </w:rPr>
  </w:style>
  <w:style w:type="paragraph" w:styleId="3">
    <w:name w:val="heading 3"/>
    <w:aliases w:val="章三级"/>
    <w:basedOn w:val="a"/>
    <w:next w:val="a"/>
    <w:link w:val="3Char"/>
    <w:uiPriority w:val="9"/>
    <w:unhideWhenUsed/>
    <w:qFormat/>
    <w:rsid w:val="00EE6DE5"/>
    <w:pPr>
      <w:keepNext/>
      <w:keepLines/>
      <w:numPr>
        <w:ilvl w:val="2"/>
        <w:numId w:val="22"/>
      </w:numPr>
      <w:spacing w:before="170" w:after="170" w:line="240" w:lineRule="auto"/>
      <w:ind w:left="0" w:firstLineChars="0"/>
      <w:jc w:val="left"/>
      <w:outlineLvl w:val="2"/>
    </w:pPr>
    <w:rPr>
      <w:rFonts w:ascii="Calibri" w:eastAsia="黑体" w:hAnsi="Calibri"/>
      <w:bCs/>
      <w:szCs w:val="32"/>
      <w:lang w:val="x-none" w:eastAsia="x-none"/>
    </w:rPr>
  </w:style>
  <w:style w:type="paragraph" w:styleId="4">
    <w:name w:val="heading 4"/>
    <w:aliases w:val="括号分类"/>
    <w:basedOn w:val="a"/>
    <w:next w:val="a"/>
    <w:link w:val="4Char"/>
    <w:uiPriority w:val="9"/>
    <w:unhideWhenUsed/>
    <w:qFormat/>
    <w:rsid w:val="00EE6DE5"/>
    <w:pPr>
      <w:keepNext/>
      <w:keepLines/>
      <w:numPr>
        <w:numId w:val="28"/>
      </w:numPr>
      <w:ind w:left="0" w:firstLineChars="0" w:firstLine="198"/>
      <w:outlineLvl w:val="3"/>
    </w:pPr>
    <w:rPr>
      <w:rFonts w:ascii="Calibri Light" w:hAnsi="Calibri Light"/>
      <w:bCs/>
      <w:szCs w:val="28"/>
      <w:lang w:val="x-none" w:eastAsia="x-none"/>
    </w:rPr>
  </w:style>
  <w:style w:type="paragraph" w:styleId="5">
    <w:name w:val="heading 5"/>
    <w:basedOn w:val="a"/>
    <w:next w:val="a"/>
    <w:link w:val="5Char"/>
    <w:uiPriority w:val="9"/>
    <w:semiHidden/>
    <w:unhideWhenUsed/>
    <w:qFormat/>
    <w:rsid w:val="003D3D13"/>
    <w:pPr>
      <w:keepNext/>
      <w:keepLines/>
      <w:spacing w:before="280" w:after="290" w:line="376" w:lineRule="auto"/>
      <w:ind w:firstLineChars="0" w:firstLine="0"/>
      <w:outlineLvl w:val="4"/>
    </w:pPr>
    <w:rPr>
      <w:rFonts w:ascii="Calibri" w:hAnsi="Calibri"/>
      <w:b/>
      <w:bCs/>
      <w:sz w:val="28"/>
      <w:szCs w:val="28"/>
      <w:lang w:val="x-none" w:eastAsia="x-none"/>
    </w:rPr>
  </w:style>
  <w:style w:type="paragraph" w:styleId="6">
    <w:name w:val="heading 6"/>
    <w:basedOn w:val="a"/>
    <w:next w:val="a"/>
    <w:link w:val="6Char"/>
    <w:uiPriority w:val="9"/>
    <w:semiHidden/>
    <w:unhideWhenUsed/>
    <w:qFormat/>
    <w:rsid w:val="003D3D13"/>
    <w:pPr>
      <w:keepNext/>
      <w:keepLines/>
      <w:spacing w:before="240" w:after="64" w:line="320" w:lineRule="auto"/>
      <w:ind w:firstLineChars="0" w:firstLine="0"/>
      <w:outlineLvl w:val="5"/>
    </w:pPr>
    <w:rPr>
      <w:rFonts w:ascii="Calibri Light" w:hAnsi="Calibri Light"/>
      <w:b/>
      <w:bCs/>
      <w:szCs w:val="24"/>
      <w:lang w:val="x-none" w:eastAsia="x-none"/>
    </w:rPr>
  </w:style>
  <w:style w:type="paragraph" w:styleId="7">
    <w:name w:val="heading 7"/>
    <w:basedOn w:val="a"/>
    <w:next w:val="a"/>
    <w:link w:val="7Char"/>
    <w:uiPriority w:val="9"/>
    <w:semiHidden/>
    <w:unhideWhenUsed/>
    <w:qFormat/>
    <w:rsid w:val="003D3D13"/>
    <w:pPr>
      <w:keepNext/>
      <w:keepLines/>
      <w:spacing w:before="240" w:after="64" w:line="320" w:lineRule="auto"/>
      <w:ind w:firstLineChars="0" w:firstLine="0"/>
      <w:outlineLvl w:val="6"/>
    </w:pPr>
    <w:rPr>
      <w:rFonts w:ascii="Calibri" w:hAnsi="Calibri"/>
      <w:b/>
      <w:bCs/>
      <w:szCs w:val="24"/>
      <w:lang w:val="x-none" w:eastAsia="x-none"/>
    </w:rPr>
  </w:style>
  <w:style w:type="paragraph" w:styleId="8">
    <w:name w:val="heading 8"/>
    <w:basedOn w:val="a"/>
    <w:next w:val="a"/>
    <w:link w:val="8Char"/>
    <w:uiPriority w:val="9"/>
    <w:semiHidden/>
    <w:unhideWhenUsed/>
    <w:qFormat/>
    <w:rsid w:val="003D3D13"/>
    <w:pPr>
      <w:keepNext/>
      <w:keepLines/>
      <w:spacing w:before="240" w:after="64" w:line="320" w:lineRule="auto"/>
      <w:ind w:firstLineChars="0" w:firstLine="0"/>
      <w:outlineLvl w:val="7"/>
    </w:pPr>
    <w:rPr>
      <w:rFonts w:ascii="Calibri Light" w:hAnsi="Calibri Light"/>
      <w:szCs w:val="24"/>
      <w:lang w:val="x-none" w:eastAsia="x-none"/>
    </w:rPr>
  </w:style>
  <w:style w:type="paragraph" w:styleId="9">
    <w:name w:val="heading 9"/>
    <w:basedOn w:val="a"/>
    <w:next w:val="a"/>
    <w:link w:val="9Char"/>
    <w:uiPriority w:val="9"/>
    <w:semiHidden/>
    <w:unhideWhenUsed/>
    <w:qFormat/>
    <w:rsid w:val="003D3D13"/>
    <w:pPr>
      <w:keepNext/>
      <w:keepLines/>
      <w:spacing w:before="240" w:after="64" w:line="320" w:lineRule="auto"/>
      <w:ind w:firstLineChars="0" w:firstLine="0"/>
      <w:outlineLvl w:val="8"/>
    </w:pPr>
    <w:rPr>
      <w:rFonts w:ascii="Calibri Light" w:hAnsi="Calibri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D3D13"/>
    <w:pPr>
      <w:widowControl w:val="0"/>
      <w:autoSpaceDE w:val="0"/>
      <w:autoSpaceDN w:val="0"/>
      <w:adjustRightInd w:val="0"/>
    </w:pPr>
    <w:rPr>
      <w:rFonts w:ascii="Times New Roman" w:eastAsia="宋体" w:hAnsi="Times New Roman" w:cs="Times New Roman"/>
      <w:color w:val="000000"/>
      <w:kern w:val="0"/>
      <w:sz w:val="24"/>
      <w:szCs w:val="24"/>
    </w:rPr>
  </w:style>
  <w:style w:type="paragraph" w:styleId="HTML">
    <w:name w:val="HTML Preformatted"/>
    <w:basedOn w:val="a"/>
    <w:link w:val="HTMLChar"/>
    <w:uiPriority w:val="99"/>
    <w:unhideWhenUsed/>
    <w:rsid w:val="003D3D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Cs w:val="24"/>
      <w:lang w:val="x-none" w:eastAsia="x-none"/>
    </w:rPr>
  </w:style>
  <w:style w:type="character" w:customStyle="1" w:styleId="HTMLChar">
    <w:name w:val="HTML 预设格式 Char"/>
    <w:link w:val="HTML"/>
    <w:uiPriority w:val="99"/>
    <w:rsid w:val="003D3D13"/>
    <w:rPr>
      <w:rFonts w:ascii="宋体" w:eastAsia="宋体" w:hAnsi="宋体" w:cs="Times New Roman"/>
      <w:kern w:val="0"/>
      <w:sz w:val="24"/>
      <w:szCs w:val="24"/>
      <w:lang w:val="x-none" w:eastAsia="x-none"/>
    </w:rPr>
  </w:style>
  <w:style w:type="character" w:customStyle="1" w:styleId="Keywords">
    <w:name w:val="Keywords"/>
    <w:rsid w:val="003D3D13"/>
    <w:rPr>
      <w:rFonts w:ascii="Times New Roman" w:hAnsi="Times New Roman"/>
      <w:b/>
      <w:bCs/>
      <w:sz w:val="28"/>
      <w:szCs w:val="28"/>
    </w:rPr>
  </w:style>
  <w:style w:type="paragraph" w:customStyle="1" w:styleId="MTDisplayEquation">
    <w:name w:val="MTDisplayEquation"/>
    <w:basedOn w:val="a"/>
    <w:next w:val="a"/>
    <w:link w:val="MTDisplayEquationChar"/>
    <w:rsid w:val="003D3D13"/>
    <w:pPr>
      <w:tabs>
        <w:tab w:val="center" w:pos="4160"/>
        <w:tab w:val="right" w:pos="8300"/>
      </w:tabs>
      <w:ind w:firstLine="480"/>
    </w:pPr>
  </w:style>
  <w:style w:type="character" w:customStyle="1" w:styleId="MTDisplayEquationChar">
    <w:name w:val="MTDisplayEquation Char"/>
    <w:link w:val="MTDisplayEquation"/>
    <w:rsid w:val="003D3D13"/>
    <w:rPr>
      <w:rFonts w:ascii="Times New Roman" w:eastAsia="宋体" w:hAnsi="Times New Roman" w:cs="Times New Roman"/>
      <w:sz w:val="24"/>
    </w:rPr>
  </w:style>
  <w:style w:type="character" w:customStyle="1" w:styleId="MTEquationSection">
    <w:name w:val="MTEquationSection"/>
    <w:rsid w:val="003D3D13"/>
    <w:rPr>
      <w:vanish/>
      <w:color w:val="FF0000"/>
      <w:lang w:val="zh-CN"/>
    </w:rPr>
  </w:style>
  <w:style w:type="paragraph" w:customStyle="1" w:styleId="p0">
    <w:name w:val="p0"/>
    <w:basedOn w:val="a"/>
    <w:rsid w:val="003D3D13"/>
    <w:pPr>
      <w:widowControl/>
      <w:spacing w:line="240" w:lineRule="auto"/>
    </w:pPr>
    <w:rPr>
      <w:kern w:val="0"/>
      <w:sz w:val="21"/>
      <w:szCs w:val="21"/>
    </w:rPr>
  </w:style>
  <w:style w:type="paragraph" w:styleId="TOC">
    <w:name w:val="TOC Heading"/>
    <w:basedOn w:val="1"/>
    <w:next w:val="a"/>
    <w:uiPriority w:val="39"/>
    <w:unhideWhenUsed/>
    <w:qFormat/>
    <w:rsid w:val="003D3D13"/>
    <w:pPr>
      <w:widowControl/>
      <w:numPr>
        <w:numId w:val="0"/>
      </w:numPr>
      <w:spacing w:before="240" w:after="0" w:line="259" w:lineRule="auto"/>
      <w:jc w:val="left"/>
      <w:outlineLvl w:val="9"/>
    </w:pPr>
    <w:rPr>
      <w:rFonts w:ascii="Calibri Light" w:eastAsia="宋体" w:hAnsi="Calibri Light"/>
      <w:b/>
      <w:bCs w:val="0"/>
      <w:color w:val="2E74B5"/>
      <w:kern w:val="0"/>
      <w:szCs w:val="32"/>
    </w:rPr>
  </w:style>
  <w:style w:type="paragraph" w:styleId="a3">
    <w:name w:val="Title"/>
    <w:basedOn w:val="a"/>
    <w:next w:val="a"/>
    <w:link w:val="Char"/>
    <w:uiPriority w:val="10"/>
    <w:qFormat/>
    <w:rsid w:val="003D3D13"/>
    <w:pPr>
      <w:spacing w:before="240" w:after="60"/>
      <w:jc w:val="center"/>
      <w:outlineLvl w:val="0"/>
    </w:pPr>
    <w:rPr>
      <w:rFonts w:ascii="Calibri Light" w:hAnsi="Calibri Light"/>
      <w:b/>
      <w:bCs/>
      <w:sz w:val="32"/>
      <w:szCs w:val="32"/>
    </w:rPr>
  </w:style>
  <w:style w:type="character" w:customStyle="1" w:styleId="Char">
    <w:name w:val="标题 Char"/>
    <w:link w:val="a3"/>
    <w:uiPriority w:val="10"/>
    <w:rsid w:val="003D3D13"/>
    <w:rPr>
      <w:rFonts w:ascii="Calibri Light" w:eastAsia="宋体" w:hAnsi="Calibri Light" w:cs="Times New Roman"/>
      <w:b/>
      <w:bCs/>
      <w:sz w:val="32"/>
      <w:szCs w:val="32"/>
    </w:rPr>
  </w:style>
  <w:style w:type="paragraph" w:styleId="a4">
    <w:name w:val="caption"/>
    <w:basedOn w:val="a"/>
    <w:next w:val="a"/>
    <w:link w:val="Char0"/>
    <w:uiPriority w:val="35"/>
    <w:unhideWhenUsed/>
    <w:qFormat/>
    <w:rsid w:val="003D3D13"/>
    <w:rPr>
      <w:rFonts w:ascii="Calibri Light" w:eastAsia="黑体" w:hAnsi="Calibri Light"/>
      <w:sz w:val="20"/>
      <w:szCs w:val="20"/>
      <w:lang w:val="x-none" w:eastAsia="x-none"/>
    </w:rPr>
  </w:style>
  <w:style w:type="character" w:customStyle="1" w:styleId="Char0">
    <w:name w:val="题注 Char"/>
    <w:link w:val="a4"/>
    <w:uiPriority w:val="35"/>
    <w:rsid w:val="003D3D13"/>
    <w:rPr>
      <w:rFonts w:ascii="Calibri Light" w:eastAsia="黑体" w:hAnsi="Calibri Light" w:cs="Times New Roman"/>
      <w:sz w:val="20"/>
      <w:szCs w:val="20"/>
      <w:lang w:val="x-none" w:eastAsia="x-none"/>
    </w:rPr>
  </w:style>
  <w:style w:type="paragraph" w:customStyle="1" w:styleId="a5">
    <w:name w:val="图的题注"/>
    <w:basedOn w:val="a4"/>
    <w:link w:val="Char1"/>
    <w:qFormat/>
    <w:rsid w:val="003D3D13"/>
    <w:pPr>
      <w:spacing w:line="240" w:lineRule="auto"/>
      <w:jc w:val="center"/>
    </w:pPr>
    <w:rPr>
      <w:rFonts w:ascii="Times New Roman" w:eastAsia="宋体" w:hAnsi="Times New Roman"/>
      <w:sz w:val="21"/>
    </w:rPr>
  </w:style>
  <w:style w:type="character" w:customStyle="1" w:styleId="Char1">
    <w:name w:val="图的题注 Char"/>
    <w:link w:val="a5"/>
    <w:rsid w:val="003D3D13"/>
    <w:rPr>
      <w:rFonts w:ascii="Times New Roman" w:eastAsia="宋体" w:hAnsi="Times New Roman" w:cs="Times New Roman"/>
      <w:szCs w:val="20"/>
      <w:lang w:val="x-none" w:eastAsia="x-none"/>
    </w:rPr>
  </w:style>
  <w:style w:type="paragraph" w:customStyle="1" w:styleId="english">
    <w:name w:val="表格(english)的题注"/>
    <w:basedOn w:val="a5"/>
    <w:link w:val="englishChar"/>
    <w:qFormat/>
    <w:rsid w:val="003D3D13"/>
    <w:pPr>
      <w:spacing w:afterLines="50" w:after="50"/>
    </w:pPr>
    <w:rPr>
      <w:rFonts w:eastAsia="Times New Roman"/>
    </w:rPr>
  </w:style>
  <w:style w:type="character" w:customStyle="1" w:styleId="englishChar">
    <w:name w:val="表格(english)的题注 Char"/>
    <w:link w:val="english"/>
    <w:rsid w:val="003D3D13"/>
    <w:rPr>
      <w:rFonts w:ascii="Times New Roman" w:eastAsia="Times New Roman" w:hAnsi="Times New Roman" w:cs="Times New Roman"/>
      <w:szCs w:val="20"/>
      <w:lang w:val="x-none" w:eastAsia="x-none"/>
    </w:rPr>
  </w:style>
  <w:style w:type="paragraph" w:styleId="a6">
    <w:name w:val="List Paragraph"/>
    <w:basedOn w:val="a"/>
    <w:link w:val="Char2"/>
    <w:uiPriority w:val="34"/>
    <w:qFormat/>
    <w:rsid w:val="003D3D13"/>
    <w:pPr>
      <w:spacing w:line="240" w:lineRule="auto"/>
      <w:ind w:firstLine="420"/>
    </w:pPr>
    <w:rPr>
      <w:rFonts w:ascii="Calibri" w:hAnsi="Calibri"/>
      <w:sz w:val="21"/>
      <w:lang w:val="x-none" w:eastAsia="x-none"/>
    </w:rPr>
  </w:style>
  <w:style w:type="character" w:customStyle="1" w:styleId="Char2">
    <w:name w:val="列出段落 Char"/>
    <w:link w:val="a6"/>
    <w:uiPriority w:val="34"/>
    <w:rsid w:val="003D3D13"/>
    <w:rPr>
      <w:rFonts w:ascii="Calibri" w:eastAsia="宋体" w:hAnsi="Calibri" w:cs="Times New Roman"/>
      <w:lang w:val="x-none" w:eastAsia="x-none"/>
    </w:rPr>
  </w:style>
  <w:style w:type="paragraph" w:customStyle="1" w:styleId="a7">
    <w:name w:val="表格里的字"/>
    <w:basedOn w:val="a6"/>
    <w:link w:val="Char3"/>
    <w:qFormat/>
    <w:rsid w:val="003D3D13"/>
    <w:pPr>
      <w:ind w:firstLineChars="0" w:firstLine="0"/>
      <w:jc w:val="center"/>
    </w:pPr>
    <w:rPr>
      <w:rFonts w:ascii="Times New Roman" w:hAnsi="Times New Roman"/>
      <w:szCs w:val="16"/>
      <w:lang w:val="en-US" w:eastAsia="zh-CN"/>
    </w:rPr>
  </w:style>
  <w:style w:type="character" w:customStyle="1" w:styleId="Char3">
    <w:name w:val="表格里的字 Char"/>
    <w:link w:val="a7"/>
    <w:rsid w:val="003D3D13"/>
    <w:rPr>
      <w:rFonts w:ascii="Times New Roman" w:eastAsia="宋体" w:hAnsi="Times New Roman" w:cs="Times New Roman"/>
      <w:szCs w:val="16"/>
    </w:rPr>
  </w:style>
  <w:style w:type="paragraph" w:customStyle="1" w:styleId="a8">
    <w:name w:val="参考文献内容"/>
    <w:basedOn w:val="a"/>
    <w:rsid w:val="003D3D13"/>
    <w:rPr>
      <w:szCs w:val="24"/>
    </w:rPr>
  </w:style>
  <w:style w:type="character" w:styleId="a9">
    <w:name w:val="Hyperlink"/>
    <w:uiPriority w:val="99"/>
    <w:unhideWhenUsed/>
    <w:rsid w:val="003D3D13"/>
    <w:rPr>
      <w:color w:val="0563C1"/>
      <w:u w:val="single"/>
    </w:rPr>
  </w:style>
  <w:style w:type="paragraph" w:styleId="10">
    <w:name w:val="toc 1"/>
    <w:basedOn w:val="a"/>
    <w:next w:val="a"/>
    <w:autoRedefine/>
    <w:uiPriority w:val="39"/>
    <w:unhideWhenUsed/>
    <w:rsid w:val="003D3D13"/>
    <w:rPr>
      <w:rFonts w:ascii="黑体" w:eastAsia="黑体" w:hAnsi="黑体"/>
      <w:noProof/>
    </w:rPr>
  </w:style>
  <w:style w:type="paragraph" w:styleId="20">
    <w:name w:val="toc 2"/>
    <w:basedOn w:val="a"/>
    <w:next w:val="a"/>
    <w:autoRedefine/>
    <w:uiPriority w:val="39"/>
    <w:unhideWhenUsed/>
    <w:rsid w:val="003D3D13"/>
    <w:pPr>
      <w:ind w:leftChars="200" w:left="420"/>
    </w:pPr>
  </w:style>
  <w:style w:type="paragraph" w:styleId="30">
    <w:name w:val="toc 3"/>
    <w:basedOn w:val="a"/>
    <w:next w:val="a"/>
    <w:autoRedefine/>
    <w:uiPriority w:val="39"/>
    <w:unhideWhenUsed/>
    <w:rsid w:val="003D3D13"/>
    <w:pPr>
      <w:ind w:leftChars="400" w:left="840"/>
    </w:pPr>
  </w:style>
  <w:style w:type="paragraph" w:styleId="aa">
    <w:name w:val="Balloon Text"/>
    <w:basedOn w:val="a"/>
    <w:link w:val="Char4"/>
    <w:uiPriority w:val="99"/>
    <w:semiHidden/>
    <w:unhideWhenUsed/>
    <w:rsid w:val="003D3D13"/>
    <w:pPr>
      <w:spacing w:line="240" w:lineRule="auto"/>
    </w:pPr>
    <w:rPr>
      <w:rFonts w:ascii="Calibri" w:hAnsi="Calibri"/>
      <w:kern w:val="0"/>
      <w:sz w:val="18"/>
      <w:szCs w:val="18"/>
      <w:lang w:val="x-none" w:eastAsia="x-none"/>
    </w:rPr>
  </w:style>
  <w:style w:type="character" w:customStyle="1" w:styleId="Char4">
    <w:name w:val="批注框文本 Char"/>
    <w:link w:val="aa"/>
    <w:uiPriority w:val="99"/>
    <w:semiHidden/>
    <w:rsid w:val="003D3D13"/>
    <w:rPr>
      <w:rFonts w:ascii="Calibri" w:eastAsia="宋体" w:hAnsi="Calibri" w:cs="Times New Roman"/>
      <w:kern w:val="0"/>
      <w:sz w:val="18"/>
      <w:szCs w:val="18"/>
      <w:lang w:val="x-none" w:eastAsia="x-none"/>
    </w:rPr>
  </w:style>
  <w:style w:type="paragraph" w:styleId="ab">
    <w:name w:val="Normal (Web)"/>
    <w:basedOn w:val="a"/>
    <w:uiPriority w:val="99"/>
    <w:semiHidden/>
    <w:unhideWhenUsed/>
    <w:rsid w:val="003D3D13"/>
    <w:pPr>
      <w:widowControl/>
      <w:spacing w:before="100" w:beforeAutospacing="1" w:after="100" w:afterAutospacing="1" w:line="240" w:lineRule="auto"/>
      <w:jc w:val="left"/>
    </w:pPr>
    <w:rPr>
      <w:rFonts w:ascii="宋体" w:hAnsi="宋体" w:cs="宋体"/>
      <w:kern w:val="0"/>
      <w:szCs w:val="24"/>
    </w:rPr>
  </w:style>
  <w:style w:type="paragraph" w:styleId="ac">
    <w:name w:val="table of figures"/>
    <w:basedOn w:val="a"/>
    <w:next w:val="a"/>
    <w:uiPriority w:val="99"/>
    <w:unhideWhenUsed/>
    <w:rsid w:val="003D3D13"/>
    <w:pPr>
      <w:ind w:leftChars="200" w:left="200" w:hangingChars="200" w:hanging="200"/>
    </w:pPr>
  </w:style>
  <w:style w:type="table" w:styleId="ad">
    <w:name w:val="Table Grid"/>
    <w:basedOn w:val="a1"/>
    <w:uiPriority w:val="39"/>
    <w:rsid w:val="003D3D13"/>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Document Map"/>
    <w:basedOn w:val="a"/>
    <w:link w:val="Char5"/>
    <w:uiPriority w:val="99"/>
    <w:semiHidden/>
    <w:unhideWhenUsed/>
    <w:rsid w:val="003D3D13"/>
    <w:rPr>
      <w:rFonts w:ascii="宋体"/>
      <w:sz w:val="18"/>
      <w:szCs w:val="18"/>
    </w:rPr>
  </w:style>
  <w:style w:type="character" w:customStyle="1" w:styleId="Char5">
    <w:name w:val="文档结构图 Char"/>
    <w:link w:val="ae"/>
    <w:uiPriority w:val="99"/>
    <w:semiHidden/>
    <w:rsid w:val="003D3D13"/>
    <w:rPr>
      <w:rFonts w:ascii="宋体" w:eastAsia="宋体" w:hAnsi="Times New Roman" w:cs="Times New Roman"/>
      <w:sz w:val="18"/>
      <w:szCs w:val="18"/>
    </w:rPr>
  </w:style>
  <w:style w:type="paragraph" w:styleId="af">
    <w:name w:val="footer"/>
    <w:basedOn w:val="a"/>
    <w:link w:val="Char6"/>
    <w:uiPriority w:val="99"/>
    <w:unhideWhenUsed/>
    <w:rsid w:val="003D3D13"/>
    <w:pPr>
      <w:tabs>
        <w:tab w:val="center" w:pos="4153"/>
        <w:tab w:val="right" w:pos="8306"/>
      </w:tabs>
      <w:snapToGrid w:val="0"/>
      <w:jc w:val="left"/>
    </w:pPr>
    <w:rPr>
      <w:rFonts w:ascii="Calibri" w:hAnsi="Calibri"/>
      <w:kern w:val="0"/>
      <w:sz w:val="18"/>
      <w:szCs w:val="18"/>
      <w:lang w:val="x-none" w:eastAsia="x-none"/>
    </w:rPr>
  </w:style>
  <w:style w:type="character" w:customStyle="1" w:styleId="Char6">
    <w:name w:val="页脚 Char"/>
    <w:link w:val="af"/>
    <w:uiPriority w:val="99"/>
    <w:rsid w:val="003D3D13"/>
    <w:rPr>
      <w:rFonts w:ascii="Calibri" w:eastAsia="宋体" w:hAnsi="Calibri" w:cs="Times New Roman"/>
      <w:kern w:val="0"/>
      <w:sz w:val="18"/>
      <w:szCs w:val="18"/>
      <w:lang w:val="x-none" w:eastAsia="x-none"/>
    </w:rPr>
  </w:style>
  <w:style w:type="paragraph" w:styleId="af0">
    <w:name w:val="header"/>
    <w:basedOn w:val="a"/>
    <w:link w:val="Char7"/>
    <w:uiPriority w:val="99"/>
    <w:unhideWhenUsed/>
    <w:rsid w:val="003D3D13"/>
    <w:pPr>
      <w:pBdr>
        <w:bottom w:val="single" w:sz="6" w:space="1" w:color="auto"/>
      </w:pBdr>
      <w:tabs>
        <w:tab w:val="center" w:pos="4153"/>
        <w:tab w:val="right" w:pos="8306"/>
      </w:tabs>
      <w:snapToGrid w:val="0"/>
      <w:jc w:val="center"/>
    </w:pPr>
    <w:rPr>
      <w:rFonts w:ascii="Calibri" w:hAnsi="Calibri"/>
      <w:kern w:val="0"/>
      <w:sz w:val="18"/>
      <w:szCs w:val="18"/>
      <w:lang w:val="x-none" w:eastAsia="x-none"/>
    </w:rPr>
  </w:style>
  <w:style w:type="character" w:customStyle="1" w:styleId="Char7">
    <w:name w:val="页眉 Char"/>
    <w:link w:val="af0"/>
    <w:uiPriority w:val="99"/>
    <w:rsid w:val="003D3D13"/>
    <w:rPr>
      <w:rFonts w:ascii="Calibri" w:eastAsia="宋体" w:hAnsi="Calibri" w:cs="Times New Roman"/>
      <w:kern w:val="0"/>
      <w:sz w:val="18"/>
      <w:szCs w:val="18"/>
      <w:lang w:val="x-none" w:eastAsia="x-none"/>
    </w:rPr>
  </w:style>
  <w:style w:type="paragraph" w:customStyle="1" w:styleId="-">
    <w:name w:val="英文封面-表单内容"/>
    <w:basedOn w:val="a"/>
    <w:next w:val="a"/>
    <w:autoRedefine/>
    <w:rsid w:val="003D3D13"/>
    <w:pPr>
      <w:spacing w:line="240" w:lineRule="auto"/>
    </w:pPr>
    <w:rPr>
      <w:sz w:val="28"/>
      <w:szCs w:val="24"/>
    </w:rPr>
  </w:style>
  <w:style w:type="character" w:customStyle="1" w:styleId="-0">
    <w:name w:val="英文封面-表单项"/>
    <w:rsid w:val="003D3D13"/>
    <w:rPr>
      <w:rFonts w:ascii="Times New Roman" w:hAnsi="Times New Roman"/>
      <w:b/>
      <w:bCs/>
      <w:sz w:val="28"/>
    </w:rPr>
  </w:style>
  <w:style w:type="paragraph" w:customStyle="1" w:styleId="-1">
    <w:name w:val="英文封面-论文标题"/>
    <w:link w:val="-Char"/>
    <w:autoRedefine/>
    <w:rsid w:val="003D3D13"/>
    <w:pPr>
      <w:spacing w:line="300" w:lineRule="auto"/>
      <w:jc w:val="center"/>
    </w:pPr>
    <w:rPr>
      <w:rFonts w:ascii="Times New Roman" w:eastAsia="Times New Roman" w:hAnsi="Times New Roman" w:cs="Times New Roman"/>
      <w:b/>
      <w:bCs/>
      <w:sz w:val="44"/>
      <w:szCs w:val="24"/>
    </w:rPr>
  </w:style>
  <w:style w:type="character" w:customStyle="1" w:styleId="9Char">
    <w:name w:val="标题 9 Char"/>
    <w:link w:val="9"/>
    <w:uiPriority w:val="9"/>
    <w:semiHidden/>
    <w:rsid w:val="003D3D13"/>
    <w:rPr>
      <w:rFonts w:ascii="Calibri Light" w:eastAsia="宋体" w:hAnsi="Calibri Light" w:cs="Times New Roman"/>
      <w:szCs w:val="21"/>
      <w:lang w:val="x-none" w:eastAsia="x-none"/>
    </w:rPr>
  </w:style>
  <w:style w:type="character" w:customStyle="1" w:styleId="-Char">
    <w:name w:val="英文封面-论文标题 Char"/>
    <w:link w:val="-1"/>
    <w:rsid w:val="003D3D13"/>
    <w:rPr>
      <w:rFonts w:ascii="Times New Roman" w:eastAsia="Times New Roman" w:hAnsi="Times New Roman" w:cs="Times New Roman"/>
      <w:b/>
      <w:bCs/>
      <w:sz w:val="44"/>
      <w:szCs w:val="24"/>
    </w:rPr>
  </w:style>
  <w:style w:type="paragraph" w:customStyle="1" w:styleId="-2">
    <w:name w:val="英文封面-题头"/>
    <w:basedOn w:val="a"/>
    <w:autoRedefine/>
    <w:rsid w:val="003D3D13"/>
    <w:pPr>
      <w:jc w:val="center"/>
    </w:pPr>
    <w:rPr>
      <w:rFonts w:cs="宋体"/>
      <w:sz w:val="36"/>
      <w:szCs w:val="20"/>
    </w:rPr>
  </w:style>
  <w:style w:type="paragraph" w:customStyle="1" w:styleId="af1">
    <w:name w:val="摘要"/>
    <w:basedOn w:val="a"/>
    <w:link w:val="Char8"/>
    <w:qFormat/>
    <w:rsid w:val="003D3D13"/>
    <w:rPr>
      <w:sz w:val="28"/>
      <w:szCs w:val="28"/>
      <w:lang w:val="x-none"/>
    </w:rPr>
  </w:style>
  <w:style w:type="character" w:customStyle="1" w:styleId="Char8">
    <w:name w:val="摘要 Char"/>
    <w:link w:val="af1"/>
    <w:rsid w:val="003D3D13"/>
    <w:rPr>
      <w:rFonts w:ascii="Times New Roman" w:eastAsia="宋体" w:hAnsi="Times New Roman" w:cs="Times New Roman"/>
      <w:sz w:val="28"/>
      <w:szCs w:val="28"/>
      <w:lang w:val="x-none"/>
    </w:rPr>
  </w:style>
  <w:style w:type="paragraph" w:customStyle="1" w:styleId="af2">
    <w:name w:val="摘要标题"/>
    <w:basedOn w:val="a3"/>
    <w:next w:val="a"/>
    <w:autoRedefine/>
    <w:rsid w:val="003D3D13"/>
    <w:pPr>
      <w:spacing w:before="0" w:after="0" w:line="240" w:lineRule="auto"/>
    </w:pPr>
    <w:rPr>
      <w:rFonts w:ascii="Arial" w:eastAsia="黑体" w:hAnsi="Arial" w:cs="Arial"/>
      <w:b w:val="0"/>
    </w:rPr>
  </w:style>
  <w:style w:type="paragraph" w:customStyle="1" w:styleId="af3">
    <w:name w:val="摘要处论文题目"/>
    <w:basedOn w:val="a3"/>
    <w:next w:val="a"/>
    <w:autoRedefine/>
    <w:rsid w:val="003D3D13"/>
    <w:pPr>
      <w:spacing w:before="397" w:after="397" w:line="240" w:lineRule="auto"/>
    </w:pPr>
    <w:rPr>
      <w:rFonts w:ascii="Arial" w:eastAsia="黑体" w:hAnsi="Arial" w:cs="宋体"/>
      <w:b w:val="0"/>
      <w:szCs w:val="20"/>
    </w:rPr>
  </w:style>
  <w:style w:type="paragraph" w:customStyle="1" w:styleId="af4">
    <w:name w:val="正文后的题目"/>
    <w:basedOn w:val="a3"/>
    <w:next w:val="a"/>
    <w:rsid w:val="003D3D13"/>
    <w:pPr>
      <w:spacing w:before="397" w:after="0" w:line="240" w:lineRule="auto"/>
    </w:pPr>
    <w:rPr>
      <w:rFonts w:ascii="Arial" w:eastAsia="黑体" w:hAnsi="Arial" w:cs="Arial"/>
      <w:b w:val="0"/>
    </w:rPr>
  </w:style>
  <w:style w:type="paragraph" w:styleId="21">
    <w:name w:val="Body Text Indent 2"/>
    <w:basedOn w:val="a"/>
    <w:link w:val="2Char0"/>
    <w:rsid w:val="003D3D13"/>
    <w:pPr>
      <w:adjustRightInd w:val="0"/>
      <w:spacing w:line="400" w:lineRule="atLeast"/>
      <w:ind w:firstLine="630"/>
      <w:textAlignment w:val="baseline"/>
    </w:pPr>
    <w:rPr>
      <w:kern w:val="0"/>
      <w:sz w:val="28"/>
      <w:szCs w:val="20"/>
    </w:rPr>
  </w:style>
  <w:style w:type="character" w:customStyle="1" w:styleId="2Char0">
    <w:name w:val="正文文本缩进 2 Char"/>
    <w:link w:val="21"/>
    <w:rsid w:val="003D3D13"/>
    <w:rPr>
      <w:rFonts w:ascii="Times New Roman" w:eastAsia="宋体" w:hAnsi="Times New Roman" w:cs="Times New Roman"/>
      <w:kern w:val="0"/>
      <w:sz w:val="28"/>
      <w:szCs w:val="20"/>
    </w:rPr>
  </w:style>
  <w:style w:type="character" w:customStyle="1" w:styleId="-3">
    <w:name w:val="中文封面-表单内容"/>
    <w:rsid w:val="003D3D13"/>
    <w:rPr>
      <w:rFonts w:eastAsia="宋体"/>
      <w:sz w:val="28"/>
    </w:rPr>
  </w:style>
  <w:style w:type="character" w:customStyle="1" w:styleId="-4">
    <w:name w:val="中文封面-表单项"/>
    <w:rsid w:val="003D3D13"/>
    <w:rPr>
      <w:rFonts w:ascii="黑体" w:eastAsia="黑体" w:hAnsi="黑体"/>
      <w:bCs/>
      <w:sz w:val="28"/>
    </w:rPr>
  </w:style>
  <w:style w:type="paragraph" w:customStyle="1" w:styleId="-5">
    <w:name w:val="中文封面-单位与时间"/>
    <w:basedOn w:val="a"/>
    <w:rsid w:val="003D3D13"/>
    <w:pPr>
      <w:spacing w:line="240" w:lineRule="auto"/>
      <w:jc w:val="center"/>
    </w:pPr>
    <w:rPr>
      <w:rFonts w:cs="宋体"/>
      <w:b/>
      <w:bCs/>
      <w:sz w:val="28"/>
      <w:szCs w:val="20"/>
    </w:rPr>
  </w:style>
  <w:style w:type="paragraph" w:customStyle="1" w:styleId="-6">
    <w:name w:val="中文封面-论文标题"/>
    <w:basedOn w:val="a"/>
    <w:next w:val="a"/>
    <w:autoRedefine/>
    <w:rsid w:val="003D3D13"/>
    <w:pPr>
      <w:jc w:val="center"/>
    </w:pPr>
    <w:rPr>
      <w:rFonts w:ascii="宋体" w:eastAsia="黑体" w:hAnsi="宋体" w:cs="宋体"/>
      <w:bCs/>
      <w:sz w:val="44"/>
      <w:szCs w:val="20"/>
    </w:rPr>
  </w:style>
  <w:style w:type="character" w:customStyle="1" w:styleId="1Char">
    <w:name w:val="标题 1 Char"/>
    <w:aliases w:val="章一级 Char"/>
    <w:link w:val="1"/>
    <w:uiPriority w:val="9"/>
    <w:rsid w:val="00D52355"/>
    <w:rPr>
      <w:rFonts w:ascii="Calibri" w:eastAsia="黑体" w:hAnsi="Calibri" w:cs="Times New Roman"/>
      <w:bCs/>
      <w:kern w:val="44"/>
      <w:sz w:val="32"/>
      <w:szCs w:val="44"/>
      <w:lang w:val="x-none" w:eastAsia="x-none"/>
    </w:rPr>
  </w:style>
  <w:style w:type="paragraph" w:customStyle="1" w:styleId="-7">
    <w:name w:val="中文封面-题头"/>
    <w:basedOn w:val="a"/>
    <w:rsid w:val="003D3D13"/>
    <w:pPr>
      <w:jc w:val="center"/>
    </w:pPr>
    <w:rPr>
      <w:rFonts w:cs="宋体"/>
      <w:sz w:val="36"/>
      <w:szCs w:val="20"/>
    </w:rPr>
  </w:style>
  <w:style w:type="character" w:customStyle="1" w:styleId="2Char">
    <w:name w:val="标题 2 Char"/>
    <w:aliases w:val="章二级 Char"/>
    <w:link w:val="2"/>
    <w:uiPriority w:val="9"/>
    <w:rsid w:val="00D52355"/>
    <w:rPr>
      <w:rFonts w:ascii="Calibri Light" w:eastAsia="黑体" w:hAnsi="Calibri Light" w:cs="Times New Roman"/>
      <w:bCs/>
      <w:sz w:val="28"/>
      <w:szCs w:val="32"/>
      <w:lang w:val="x-none" w:eastAsia="x-none"/>
    </w:rPr>
  </w:style>
  <w:style w:type="character" w:customStyle="1" w:styleId="3Char">
    <w:name w:val="标题 3 Char"/>
    <w:aliases w:val="章三级 Char"/>
    <w:link w:val="3"/>
    <w:uiPriority w:val="9"/>
    <w:rsid w:val="00EE6DE5"/>
    <w:rPr>
      <w:rFonts w:ascii="Calibri" w:eastAsia="黑体" w:hAnsi="Calibri" w:cs="Times New Roman"/>
      <w:bCs/>
      <w:sz w:val="24"/>
      <w:szCs w:val="32"/>
      <w:lang w:val="x-none" w:eastAsia="x-none"/>
    </w:rPr>
  </w:style>
  <w:style w:type="character" w:customStyle="1" w:styleId="4Char">
    <w:name w:val="标题 4 Char"/>
    <w:aliases w:val="括号分类 Char"/>
    <w:link w:val="4"/>
    <w:uiPriority w:val="9"/>
    <w:rsid w:val="00EE6DE5"/>
    <w:rPr>
      <w:rFonts w:ascii="Calibri Light" w:eastAsia="宋体" w:hAnsi="Calibri Light" w:cs="Times New Roman"/>
      <w:bCs/>
      <w:sz w:val="24"/>
      <w:szCs w:val="28"/>
      <w:lang w:val="x-none" w:eastAsia="x-none"/>
    </w:rPr>
  </w:style>
  <w:style w:type="character" w:customStyle="1" w:styleId="5Char">
    <w:name w:val="标题 5 Char"/>
    <w:link w:val="5"/>
    <w:uiPriority w:val="9"/>
    <w:semiHidden/>
    <w:rsid w:val="003D3D13"/>
    <w:rPr>
      <w:rFonts w:ascii="Calibri" w:eastAsia="宋体" w:hAnsi="Calibri" w:cs="Times New Roman"/>
      <w:b/>
      <w:bCs/>
      <w:sz w:val="28"/>
      <w:szCs w:val="28"/>
      <w:lang w:val="x-none" w:eastAsia="x-none"/>
    </w:rPr>
  </w:style>
  <w:style w:type="character" w:customStyle="1" w:styleId="6Char">
    <w:name w:val="标题 6 Char"/>
    <w:link w:val="6"/>
    <w:uiPriority w:val="9"/>
    <w:semiHidden/>
    <w:rsid w:val="003D3D13"/>
    <w:rPr>
      <w:rFonts w:ascii="Calibri Light" w:eastAsia="宋体" w:hAnsi="Calibri Light" w:cs="Times New Roman"/>
      <w:b/>
      <w:bCs/>
      <w:sz w:val="24"/>
      <w:szCs w:val="24"/>
      <w:lang w:val="x-none" w:eastAsia="x-none"/>
    </w:rPr>
  </w:style>
  <w:style w:type="character" w:customStyle="1" w:styleId="7Char">
    <w:name w:val="标题 7 Char"/>
    <w:link w:val="7"/>
    <w:uiPriority w:val="9"/>
    <w:semiHidden/>
    <w:rsid w:val="003D3D13"/>
    <w:rPr>
      <w:rFonts w:ascii="Calibri" w:eastAsia="宋体" w:hAnsi="Calibri" w:cs="Times New Roman"/>
      <w:b/>
      <w:bCs/>
      <w:sz w:val="24"/>
      <w:szCs w:val="24"/>
      <w:lang w:val="x-none" w:eastAsia="x-none"/>
    </w:rPr>
  </w:style>
  <w:style w:type="character" w:customStyle="1" w:styleId="8Char">
    <w:name w:val="标题 8 Char"/>
    <w:link w:val="8"/>
    <w:uiPriority w:val="9"/>
    <w:semiHidden/>
    <w:rsid w:val="003D3D13"/>
    <w:rPr>
      <w:rFonts w:ascii="Calibri Light" w:eastAsia="宋体" w:hAnsi="Calibri Light" w:cs="Times New Roman"/>
      <w:sz w:val="24"/>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oleObject" Target="embeddings/oleObject1.bin"/><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445EA-B3A2-49CC-ADDB-61D6D4596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9</Pages>
  <Words>1100</Words>
  <Characters>6276</Characters>
  <Application>Microsoft Office Word</Application>
  <DocSecurity>0</DocSecurity>
  <Lines>52</Lines>
  <Paragraphs>14</Paragraphs>
  <ScaleCrop>false</ScaleCrop>
  <Company/>
  <LinksUpToDate>false</LinksUpToDate>
  <CharactersWithSpaces>7362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dc:creator>
  <cp:keywords/>
  <dc:description>NE.Ref</dc:description>
  <cp:lastModifiedBy>Guo</cp:lastModifiedBy>
  <cp:revision>11</cp:revision>
  <dcterms:created xsi:type="dcterms:W3CDTF">2017-10-02T12:05:00Z</dcterms:created>
  <dcterms:modified xsi:type="dcterms:W3CDTF">2017-10-04T13:06:00Z</dcterms:modified>
</cp:coreProperties>
</file>